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44FA" w:rsidRDefault="004744FA" w:rsidP="00C22E13">
      <w:pPr>
        <w:jc w:val="center"/>
      </w:pPr>
    </w:p>
    <w:p w:rsidR="004744FA" w:rsidRDefault="004744FA" w:rsidP="00733536">
      <w:pPr>
        <w:jc w:val="center"/>
      </w:pPr>
    </w:p>
    <w:p w:rsidR="00997259" w:rsidRDefault="0008786E" w:rsidP="00C22E13">
      <w:pPr>
        <w:jc w:val="cent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87.35pt;height:51.6pt" fillcolor="#c6aa6b" strokecolor="#633029" strokeweight="1pt">
            <v:fill color2="#ad8c43" focus="50%" type="gradient"/>
            <v:shadow on="t" color="#dec7a2" opacity="52429f" offset="3pt,3pt" offset2="2pt,2pt"/>
            <v:textpath style="font-family:&quot;Papyrus&quot;;font-size:32pt;font-weight:bold;v-text-kern:t" trim="t" fitpath="t" string="OSIRIS"/>
          </v:shape>
        </w:pict>
      </w:r>
    </w:p>
    <w:p w:rsidR="00931B1C" w:rsidRPr="00931B1C" w:rsidRDefault="00931B1C" w:rsidP="005424E2"/>
    <w:p w:rsidR="00997259" w:rsidRDefault="00997259" w:rsidP="005424E2">
      <w:pPr>
        <w:pStyle w:val="PapyrusText"/>
      </w:pPr>
      <w:r w:rsidRPr="00931B1C">
        <w:t>Open Source Independent Review and Interpretation System</w:t>
      </w:r>
    </w:p>
    <w:p w:rsidR="00931B1C" w:rsidRPr="00C22E13" w:rsidRDefault="00931B1C" w:rsidP="005424E2">
      <w:pPr>
        <w:pStyle w:val="PapyrusText"/>
        <w:rPr>
          <w:sz w:val="16"/>
          <w:szCs w:val="16"/>
        </w:rPr>
      </w:pPr>
    </w:p>
    <w:p w:rsidR="00997259" w:rsidRDefault="00931B1C" w:rsidP="00C22E13">
      <w:pPr>
        <w:pStyle w:val="ImageCentered"/>
      </w:pPr>
      <w:r>
        <w:rPr>
          <w:noProof/>
        </w:rPr>
        <w:drawing>
          <wp:inline distT="0" distB="0" distL="0" distR="0">
            <wp:extent cx="4332886" cy="4133850"/>
            <wp:effectExtent l="19050" t="0" r="0" b="0"/>
            <wp:docPr id="3" name="Picture 2" descr="Osiris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risLogoLarge.PNG"/>
                    <pic:cNvPicPr/>
                  </pic:nvPicPr>
                  <pic:blipFill>
                    <a:blip r:embed="rId8" cstate="print"/>
                    <a:stretch>
                      <a:fillRect/>
                    </a:stretch>
                  </pic:blipFill>
                  <pic:spPr>
                    <a:xfrm>
                      <a:off x="0" y="0"/>
                      <a:ext cx="4332220" cy="4133214"/>
                    </a:xfrm>
                    <a:prstGeom prst="rect">
                      <a:avLst/>
                    </a:prstGeom>
                  </pic:spPr>
                </pic:pic>
              </a:graphicData>
            </a:graphic>
          </wp:inline>
        </w:drawing>
      </w:r>
    </w:p>
    <w:p w:rsidR="00C22E13" w:rsidRPr="00C22E13" w:rsidRDefault="00C22E13" w:rsidP="00C22E13">
      <w:pPr>
        <w:jc w:val="center"/>
        <w:rPr>
          <w:sz w:val="8"/>
          <w:szCs w:val="8"/>
        </w:rPr>
      </w:pPr>
    </w:p>
    <w:p w:rsidR="00931B1C" w:rsidRPr="00C22E13" w:rsidRDefault="00931B1C" w:rsidP="00C22E13">
      <w:pPr>
        <w:jc w:val="center"/>
        <w:rPr>
          <w:rFonts w:ascii="Verdana" w:hAnsi="Verdana"/>
          <w:b/>
          <w:color w:val="984806" w:themeColor="accent6" w:themeShade="80"/>
          <w:sz w:val="28"/>
          <w:szCs w:val="28"/>
        </w:rPr>
      </w:pPr>
      <w:r w:rsidRPr="00C22E13">
        <w:rPr>
          <w:rFonts w:ascii="Verdana" w:hAnsi="Verdana"/>
          <w:b/>
          <w:color w:val="984806" w:themeColor="accent6" w:themeShade="80"/>
          <w:sz w:val="28"/>
          <w:szCs w:val="28"/>
        </w:rPr>
        <w:t>Version 1.</w:t>
      </w:r>
      <w:ins w:id="2" w:author="hoffman" w:date="2009-08-18T09:43:00Z">
        <w:r w:rsidR="00754916">
          <w:rPr>
            <w:rFonts w:ascii="Verdana" w:hAnsi="Verdana"/>
            <w:b/>
            <w:color w:val="984806" w:themeColor="accent6" w:themeShade="80"/>
            <w:sz w:val="28"/>
            <w:szCs w:val="28"/>
          </w:rPr>
          <w:t>3</w:t>
        </w:r>
      </w:ins>
      <w:del w:id="3" w:author="hoffman" w:date="2009-08-18T09:43:00Z">
        <w:r w:rsidRPr="00C22E13" w:rsidDel="00754916">
          <w:rPr>
            <w:rFonts w:ascii="Verdana" w:hAnsi="Verdana"/>
            <w:b/>
            <w:color w:val="984806" w:themeColor="accent6" w:themeShade="80"/>
            <w:sz w:val="28"/>
            <w:szCs w:val="28"/>
          </w:rPr>
          <w:delText>2</w:delText>
        </w:r>
      </w:del>
    </w:p>
    <w:p w:rsidR="00997259" w:rsidRPr="00C22E13" w:rsidRDefault="00931B1C" w:rsidP="00C22E13">
      <w:pPr>
        <w:jc w:val="center"/>
        <w:rPr>
          <w:rFonts w:ascii="Verdana" w:hAnsi="Verdana"/>
          <w:color w:val="984806" w:themeColor="accent6" w:themeShade="80"/>
          <w:sz w:val="28"/>
          <w:szCs w:val="28"/>
        </w:rPr>
      </w:pPr>
      <w:r w:rsidRPr="00C22E13">
        <w:rPr>
          <w:rFonts w:ascii="Verdana" w:hAnsi="Verdana"/>
          <w:b/>
          <w:color w:val="984806" w:themeColor="accent6" w:themeShade="80"/>
          <w:sz w:val="28"/>
          <w:szCs w:val="28"/>
        </w:rPr>
        <w:t>User’s Guide</w:t>
      </w:r>
    </w:p>
    <w:p w:rsidR="00C22E13" w:rsidRPr="00C22E13" w:rsidRDefault="00C22E13" w:rsidP="00C22E13">
      <w:pPr>
        <w:jc w:val="center"/>
        <w:rPr>
          <w:rFonts w:ascii="Verdana" w:hAnsi="Verdana"/>
          <w:color w:val="984806" w:themeColor="accent6" w:themeShade="80"/>
          <w:sz w:val="8"/>
          <w:szCs w:val="8"/>
        </w:rPr>
      </w:pPr>
    </w:p>
    <w:p w:rsidR="00355F35" w:rsidRDefault="00355F35" w:rsidP="00C22E13">
      <w:pPr>
        <w:pStyle w:val="PapyrusText"/>
        <w:rPr>
          <w:rFonts w:ascii="Verdana" w:hAnsi="Verdana"/>
        </w:rPr>
      </w:pPr>
      <w:r w:rsidRPr="00C22E13">
        <w:rPr>
          <w:rFonts w:ascii="Verdana" w:hAnsi="Verdana"/>
          <w:noProof/>
        </w:rPr>
        <w:drawing>
          <wp:inline distT="0" distB="0" distL="0" distR="0">
            <wp:extent cx="333375" cy="352425"/>
            <wp:effectExtent l="19050" t="0" r="9525" b="0"/>
            <wp:docPr id="6" name="Picture 5" descr="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ix.png"/>
                    <pic:cNvPicPr/>
                  </pic:nvPicPr>
                  <pic:blipFill>
                    <a:blip r:embed="rId9" cstate="print"/>
                    <a:stretch>
                      <a:fillRect/>
                    </a:stretch>
                  </pic:blipFill>
                  <pic:spPr>
                    <a:xfrm>
                      <a:off x="0" y="0"/>
                      <a:ext cx="333375" cy="352425"/>
                    </a:xfrm>
                    <a:prstGeom prst="rect">
                      <a:avLst/>
                    </a:prstGeom>
                  </pic:spPr>
                </pic:pic>
              </a:graphicData>
            </a:graphic>
          </wp:inline>
        </w:drawing>
      </w:r>
    </w:p>
    <w:p w:rsidR="00C22E13" w:rsidRPr="00C22E13" w:rsidRDefault="00C22E13" w:rsidP="00C22E13">
      <w:pPr>
        <w:jc w:val="center"/>
        <w:rPr>
          <w:sz w:val="8"/>
          <w:szCs w:val="8"/>
        </w:rPr>
      </w:pPr>
    </w:p>
    <w:p w:rsidR="00355F35" w:rsidRPr="00C22E13" w:rsidRDefault="00355F35" w:rsidP="00C22E13">
      <w:pPr>
        <w:jc w:val="center"/>
        <w:rPr>
          <w:rFonts w:ascii="Verdana" w:hAnsi="Verdana"/>
          <w:color w:val="984806" w:themeColor="accent6" w:themeShade="80"/>
          <w:sz w:val="18"/>
          <w:szCs w:val="18"/>
        </w:rPr>
      </w:pPr>
      <w:r w:rsidRPr="00C22E13">
        <w:rPr>
          <w:rFonts w:ascii="Verdana" w:hAnsi="Verdana"/>
          <w:color w:val="984806" w:themeColor="accent6" w:themeShade="80"/>
          <w:sz w:val="18"/>
          <w:szCs w:val="18"/>
        </w:rPr>
        <w:t>National Center for Biotechnology Information</w:t>
      </w:r>
    </w:p>
    <w:p w:rsidR="00355F35" w:rsidRPr="00C22E13" w:rsidRDefault="00355F35" w:rsidP="00C22E13">
      <w:pPr>
        <w:jc w:val="center"/>
        <w:rPr>
          <w:rFonts w:ascii="Verdana" w:hAnsi="Verdana"/>
          <w:color w:val="984806" w:themeColor="accent6" w:themeShade="80"/>
          <w:sz w:val="18"/>
          <w:szCs w:val="18"/>
        </w:rPr>
      </w:pPr>
      <w:r w:rsidRPr="00C22E13">
        <w:rPr>
          <w:rFonts w:ascii="Verdana" w:hAnsi="Verdana"/>
          <w:color w:val="984806" w:themeColor="accent6" w:themeShade="80"/>
          <w:sz w:val="18"/>
          <w:szCs w:val="18"/>
        </w:rPr>
        <w:t>National Library of Medicine</w:t>
      </w:r>
    </w:p>
    <w:p w:rsidR="00355F35" w:rsidRPr="00C22E13" w:rsidRDefault="00355F35" w:rsidP="00C22E13">
      <w:pPr>
        <w:jc w:val="center"/>
        <w:rPr>
          <w:rFonts w:ascii="Verdana" w:hAnsi="Verdana"/>
          <w:color w:val="984806" w:themeColor="accent6" w:themeShade="80"/>
          <w:sz w:val="18"/>
          <w:szCs w:val="18"/>
        </w:rPr>
      </w:pPr>
      <w:r w:rsidRPr="00C22E13">
        <w:rPr>
          <w:rFonts w:ascii="Verdana" w:hAnsi="Verdana"/>
          <w:color w:val="984806" w:themeColor="accent6" w:themeShade="80"/>
          <w:sz w:val="18"/>
          <w:szCs w:val="18"/>
        </w:rPr>
        <w:t>National Institutes of Health</w:t>
      </w:r>
    </w:p>
    <w:p w:rsidR="00355F35" w:rsidRPr="00C22E13" w:rsidRDefault="00355F35" w:rsidP="00C22E13">
      <w:pPr>
        <w:jc w:val="center"/>
        <w:rPr>
          <w:rFonts w:ascii="Verdana" w:hAnsi="Verdana"/>
          <w:color w:val="984806" w:themeColor="accent6" w:themeShade="80"/>
          <w:sz w:val="18"/>
          <w:szCs w:val="18"/>
        </w:rPr>
      </w:pPr>
      <w:r w:rsidRPr="00C22E13">
        <w:rPr>
          <w:rFonts w:ascii="Verdana" w:hAnsi="Verdana"/>
          <w:color w:val="984806" w:themeColor="accent6" w:themeShade="80"/>
          <w:sz w:val="18"/>
          <w:szCs w:val="18"/>
        </w:rPr>
        <w:t>U.S</w:t>
      </w:r>
      <w:del w:id="4" w:author="hoffman" w:date="2009-06-10T14:05:00Z">
        <w:r w:rsidRPr="00C22E13" w:rsidDel="00C5085C">
          <w:rPr>
            <w:rFonts w:ascii="Verdana" w:hAnsi="Verdana"/>
            <w:color w:val="984806" w:themeColor="accent6" w:themeShade="80"/>
            <w:sz w:val="18"/>
            <w:szCs w:val="18"/>
          </w:rPr>
          <w:delText xml:space="preserve">. </w:delText>
        </w:r>
      </w:del>
      <w:ins w:id="5" w:author="hoffman" w:date="2009-06-10T14:05:00Z">
        <w:r w:rsidR="00C5085C">
          <w:rPr>
            <w:rFonts w:ascii="Verdana" w:hAnsi="Verdana"/>
            <w:color w:val="984806" w:themeColor="accent6" w:themeShade="80"/>
            <w:sz w:val="18"/>
            <w:szCs w:val="18"/>
          </w:rPr>
          <w:t xml:space="preserve">. </w:t>
        </w:r>
      </w:ins>
      <w:r w:rsidRPr="00C22E13">
        <w:rPr>
          <w:rFonts w:ascii="Verdana" w:hAnsi="Verdana"/>
          <w:color w:val="984806" w:themeColor="accent6" w:themeShade="80"/>
          <w:sz w:val="18"/>
          <w:szCs w:val="18"/>
        </w:rPr>
        <w:t>Department of Health &amp; Human Services</w:t>
      </w:r>
    </w:p>
    <w:p w:rsidR="00C22E13" w:rsidRPr="00C22E13" w:rsidRDefault="00C22E13" w:rsidP="00C22E13">
      <w:pPr>
        <w:jc w:val="center"/>
        <w:rPr>
          <w:sz w:val="16"/>
          <w:szCs w:val="16"/>
        </w:rPr>
      </w:pPr>
    </w:p>
    <w:p w:rsidR="00997259" w:rsidRPr="00355F35" w:rsidRDefault="00355F35" w:rsidP="00C22E13">
      <w:pPr>
        <w:jc w:val="center"/>
      </w:pPr>
      <w:r w:rsidRPr="00355F35">
        <w:rPr>
          <w:noProof/>
        </w:rPr>
        <w:drawing>
          <wp:inline distT="0" distB="0" distL="0" distR="0">
            <wp:extent cx="866274" cy="283779"/>
            <wp:effectExtent l="19050" t="0" r="0" b="0"/>
            <wp:docPr id="5" name="Picture 3" descr="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png"/>
                    <pic:cNvPicPr/>
                  </pic:nvPicPr>
                  <pic:blipFill>
                    <a:blip r:embed="rId10" cstate="print"/>
                    <a:stretch>
                      <a:fillRect/>
                    </a:stretch>
                  </pic:blipFill>
                  <pic:spPr>
                    <a:xfrm>
                      <a:off x="0" y="0"/>
                      <a:ext cx="866677" cy="283911"/>
                    </a:xfrm>
                    <a:prstGeom prst="rect">
                      <a:avLst/>
                    </a:prstGeom>
                  </pic:spPr>
                </pic:pic>
              </a:graphicData>
            </a:graphic>
          </wp:inline>
        </w:drawing>
      </w:r>
      <w:r w:rsidR="00997259" w:rsidRPr="00355F35">
        <w:br w:type="page"/>
      </w:r>
    </w:p>
    <w:p w:rsidR="00997259" w:rsidRPr="0024466F" w:rsidRDefault="00997259" w:rsidP="00163026">
      <w:pPr>
        <w:pStyle w:val="Heading1TOC"/>
        <w:rPr>
          <w:rFonts w:ascii="Papyrus" w:hAnsi="Papyrus"/>
          <w:color w:val="743704"/>
        </w:rPr>
      </w:pPr>
      <w:bookmarkStart w:id="6" w:name="_Toc223500527"/>
      <w:bookmarkStart w:id="7" w:name="_Toc223508333"/>
      <w:r w:rsidRPr="0024466F">
        <w:rPr>
          <w:rFonts w:ascii="Papyrus" w:hAnsi="Papyrus"/>
          <w:color w:val="743704"/>
        </w:rPr>
        <w:lastRenderedPageBreak/>
        <w:t>Table of Contents</w:t>
      </w:r>
      <w:bookmarkEnd w:id="6"/>
      <w:bookmarkEnd w:id="7"/>
    </w:p>
    <w:p w:rsidR="00163026" w:rsidRPr="0024466F" w:rsidRDefault="00163026" w:rsidP="00163026">
      <w:pPr>
        <w:pStyle w:val="Heading1TOC"/>
        <w:rPr>
          <w:rFonts w:ascii="Papyrus" w:hAnsi="Papyrus"/>
          <w:color w:val="743704"/>
        </w:rPr>
      </w:pPr>
    </w:p>
    <w:p w:rsidR="009D35CC" w:rsidRPr="009D35CC" w:rsidRDefault="0008786E">
      <w:pPr>
        <w:pStyle w:val="TOC1"/>
        <w:rPr>
          <w:ins w:id="8" w:author="hoffman" w:date="2009-11-23T15:47:00Z"/>
          <w:rFonts w:ascii="Papyrus" w:eastAsiaTheme="minorEastAsia" w:hAnsi="Papyrus"/>
          <w:noProof/>
          <w:color w:val="984806" w:themeColor="accent6" w:themeShade="80"/>
          <w:sz w:val="36"/>
          <w:szCs w:val="36"/>
          <w:rPrChange w:id="9" w:author="hoffman" w:date="2009-11-23T15:53:00Z">
            <w:rPr>
              <w:ins w:id="10" w:author="hoffman" w:date="2009-11-23T15:47:00Z"/>
              <w:rFonts w:asciiTheme="minorHAnsi" w:eastAsiaTheme="minorEastAsia" w:hAnsiTheme="minorHAnsi"/>
              <w:noProof/>
            </w:rPr>
          </w:rPrChange>
        </w:rPr>
      </w:pPr>
      <w:r w:rsidRPr="0008786E">
        <w:rPr>
          <w:rPrChange w:id="11" w:author="hoffman" w:date="2009-06-10T14:45:00Z">
            <w:rPr>
              <w:u w:val="single"/>
            </w:rPr>
          </w:rPrChange>
        </w:rPr>
        <w:fldChar w:fldCharType="begin"/>
      </w:r>
      <w:r w:rsidRPr="0008786E">
        <w:rPr>
          <w:rPrChange w:id="12" w:author="hoffman" w:date="2009-06-10T14:45:00Z">
            <w:rPr/>
          </w:rPrChange>
        </w:rPr>
        <w:instrText xml:space="preserve"> TOC \o "1-3" \h \z \u </w:instrText>
      </w:r>
      <w:r w:rsidRPr="0008786E">
        <w:rPr>
          <w:rPrChange w:id="13" w:author="hoffman" w:date="2009-06-10T14:45:00Z">
            <w:rPr>
              <w:u w:val="single"/>
            </w:rPr>
          </w:rPrChange>
        </w:rPr>
        <w:fldChar w:fldCharType="separate"/>
      </w:r>
      <w:ins w:id="14" w:author="hoffman" w:date="2009-11-23T15:47:00Z">
        <w:r w:rsidR="009D35CC" w:rsidRPr="009D35CC">
          <w:rPr>
            <w:rStyle w:val="Hyperlink"/>
            <w:rFonts w:ascii="Papyrus" w:hAnsi="Papyrus"/>
            <w:noProof/>
            <w:color w:val="984806" w:themeColor="accent6" w:themeShade="80"/>
            <w:sz w:val="36"/>
            <w:szCs w:val="36"/>
            <w:rPrChange w:id="15" w:author="hoffman" w:date="2009-11-23T15:53:00Z">
              <w:rPr>
                <w:rStyle w:val="Hyperlink"/>
                <w:noProof/>
              </w:rPr>
            </w:rPrChange>
          </w:rPr>
          <w:fldChar w:fldCharType="begin"/>
        </w:r>
        <w:r w:rsidR="009D35CC" w:rsidRPr="009D35CC">
          <w:rPr>
            <w:rStyle w:val="Hyperlink"/>
            <w:rFonts w:ascii="Papyrus" w:hAnsi="Papyrus"/>
            <w:noProof/>
            <w:color w:val="984806" w:themeColor="accent6" w:themeShade="80"/>
            <w:sz w:val="36"/>
            <w:szCs w:val="36"/>
            <w:rPrChange w:id="16" w:author="hoffman" w:date="2009-11-23T15:53:00Z">
              <w:rPr>
                <w:rStyle w:val="Hyperlink"/>
                <w:noProof/>
              </w:rPr>
            </w:rPrChange>
          </w:rPr>
          <w:instrText xml:space="preserve"> </w:instrText>
        </w:r>
        <w:r w:rsidR="009D35CC" w:rsidRPr="009D35CC">
          <w:rPr>
            <w:rFonts w:ascii="Papyrus" w:hAnsi="Papyrus"/>
            <w:noProof/>
            <w:color w:val="984806" w:themeColor="accent6" w:themeShade="80"/>
            <w:sz w:val="36"/>
            <w:szCs w:val="36"/>
            <w:rPrChange w:id="17" w:author="hoffman" w:date="2009-11-23T15:53:00Z">
              <w:rPr>
                <w:noProof/>
              </w:rPr>
            </w:rPrChange>
          </w:rPr>
          <w:instrText>HYPERLINK \l "_Toc246754582"</w:instrText>
        </w:r>
        <w:r w:rsidR="009D35CC" w:rsidRPr="009D35CC">
          <w:rPr>
            <w:rStyle w:val="Hyperlink"/>
            <w:rFonts w:ascii="Papyrus" w:hAnsi="Papyrus"/>
            <w:noProof/>
            <w:color w:val="984806" w:themeColor="accent6" w:themeShade="80"/>
            <w:sz w:val="36"/>
            <w:szCs w:val="36"/>
            <w:rPrChange w:id="18" w:author="hoffman" w:date="2009-11-23T15:53:00Z">
              <w:rPr>
                <w:rStyle w:val="Hyperlink"/>
                <w:noProof/>
              </w:rPr>
            </w:rPrChange>
          </w:rPr>
          <w:instrText xml:space="preserve"> </w:instrText>
        </w:r>
        <w:r w:rsidR="009D35CC" w:rsidRPr="009D35CC">
          <w:rPr>
            <w:rStyle w:val="Hyperlink"/>
            <w:rFonts w:ascii="Papyrus" w:hAnsi="Papyrus"/>
            <w:noProof/>
            <w:color w:val="984806" w:themeColor="accent6" w:themeShade="80"/>
            <w:sz w:val="36"/>
            <w:szCs w:val="36"/>
            <w:rPrChange w:id="19" w:author="hoffman" w:date="2009-11-23T15:53:00Z">
              <w:rPr>
                <w:rStyle w:val="Hyperlink"/>
                <w:noProof/>
              </w:rPr>
            </w:rPrChange>
          </w:rPr>
        </w:r>
        <w:r w:rsidR="009D35CC" w:rsidRPr="009D35CC">
          <w:rPr>
            <w:rStyle w:val="Hyperlink"/>
            <w:rFonts w:ascii="Papyrus" w:hAnsi="Papyrus"/>
            <w:noProof/>
            <w:color w:val="984806" w:themeColor="accent6" w:themeShade="80"/>
            <w:sz w:val="36"/>
            <w:szCs w:val="36"/>
            <w:rPrChange w:id="20" w:author="hoffman" w:date="2009-11-23T15:53:00Z">
              <w:rPr>
                <w:rStyle w:val="Hyperlink"/>
                <w:noProof/>
              </w:rPr>
            </w:rPrChange>
          </w:rPr>
          <w:fldChar w:fldCharType="separate"/>
        </w:r>
        <w:r w:rsidR="009D35CC" w:rsidRPr="009D35CC">
          <w:rPr>
            <w:rStyle w:val="Hyperlink"/>
            <w:rFonts w:ascii="Papyrus" w:hAnsi="Papyrus"/>
            <w:noProof/>
            <w:color w:val="984806" w:themeColor="accent6" w:themeShade="80"/>
            <w:sz w:val="36"/>
            <w:szCs w:val="36"/>
            <w:rPrChange w:id="21" w:author="hoffman" w:date="2009-11-23T15:53:00Z">
              <w:rPr>
                <w:rStyle w:val="Hyperlink"/>
                <w:noProof/>
              </w:rPr>
            </w:rPrChange>
          </w:rPr>
          <w:t>Background</w:t>
        </w:r>
        <w:r w:rsidR="009D35CC" w:rsidRPr="009D35CC">
          <w:rPr>
            <w:rFonts w:ascii="Papyrus" w:hAnsi="Papyrus"/>
            <w:noProof/>
            <w:webHidden/>
            <w:color w:val="984806" w:themeColor="accent6" w:themeShade="80"/>
            <w:sz w:val="36"/>
            <w:szCs w:val="36"/>
            <w:rPrChange w:id="22" w:author="hoffman" w:date="2009-11-23T15:53:00Z">
              <w:rPr>
                <w:noProof/>
                <w:webHidden/>
              </w:rPr>
            </w:rPrChange>
          </w:rPr>
          <w:tab/>
        </w:r>
        <w:r w:rsidR="009D35CC" w:rsidRPr="009D35CC">
          <w:rPr>
            <w:rFonts w:ascii="Papyrus" w:hAnsi="Papyrus"/>
            <w:noProof/>
            <w:webHidden/>
            <w:color w:val="984806" w:themeColor="accent6" w:themeShade="80"/>
            <w:sz w:val="36"/>
            <w:szCs w:val="36"/>
            <w:rPrChange w:id="23" w:author="hoffman" w:date="2009-11-23T15:53:00Z">
              <w:rPr>
                <w:noProof/>
                <w:webHidden/>
              </w:rPr>
            </w:rPrChange>
          </w:rPr>
          <w:fldChar w:fldCharType="begin"/>
        </w:r>
        <w:r w:rsidR="009D35CC" w:rsidRPr="009D35CC">
          <w:rPr>
            <w:rFonts w:ascii="Papyrus" w:hAnsi="Papyrus"/>
            <w:noProof/>
            <w:webHidden/>
            <w:color w:val="984806" w:themeColor="accent6" w:themeShade="80"/>
            <w:sz w:val="36"/>
            <w:szCs w:val="36"/>
            <w:rPrChange w:id="24" w:author="hoffman" w:date="2009-11-23T15:53:00Z">
              <w:rPr>
                <w:noProof/>
                <w:webHidden/>
              </w:rPr>
            </w:rPrChange>
          </w:rPr>
          <w:instrText xml:space="preserve"> PAGEREF _Toc246754582 \h </w:instrText>
        </w:r>
        <w:r w:rsidR="009D35CC" w:rsidRPr="009D35CC">
          <w:rPr>
            <w:rFonts w:ascii="Papyrus" w:hAnsi="Papyrus"/>
            <w:noProof/>
            <w:webHidden/>
            <w:color w:val="984806" w:themeColor="accent6" w:themeShade="80"/>
            <w:sz w:val="36"/>
            <w:szCs w:val="36"/>
            <w:rPrChange w:id="25" w:author="hoffman" w:date="2009-11-23T15:53:00Z">
              <w:rPr>
                <w:noProof/>
                <w:webHidden/>
              </w:rPr>
            </w:rPrChange>
          </w:rPr>
        </w:r>
      </w:ins>
      <w:r w:rsidR="009D35CC" w:rsidRPr="009D35CC">
        <w:rPr>
          <w:rFonts w:ascii="Papyrus" w:hAnsi="Papyrus"/>
          <w:noProof/>
          <w:webHidden/>
          <w:color w:val="984806" w:themeColor="accent6" w:themeShade="80"/>
          <w:sz w:val="36"/>
          <w:szCs w:val="36"/>
          <w:rPrChange w:id="26" w:author="hoffman" w:date="2009-11-23T15:53:00Z">
            <w:rPr>
              <w:noProof/>
              <w:webHidden/>
            </w:rPr>
          </w:rPrChange>
        </w:rPr>
        <w:fldChar w:fldCharType="separate"/>
      </w:r>
      <w:ins w:id="27" w:author="hoffman" w:date="2009-11-23T15:59:00Z">
        <w:r w:rsidR="00FD7ADD">
          <w:rPr>
            <w:rFonts w:ascii="Papyrus" w:hAnsi="Papyrus"/>
            <w:noProof/>
            <w:webHidden/>
            <w:color w:val="984806" w:themeColor="accent6" w:themeShade="80"/>
            <w:sz w:val="36"/>
            <w:szCs w:val="36"/>
          </w:rPr>
          <w:t>3</w:t>
        </w:r>
      </w:ins>
      <w:ins w:id="28" w:author="hoffman" w:date="2009-11-23T15:47:00Z">
        <w:r w:rsidR="009D35CC" w:rsidRPr="009D35CC">
          <w:rPr>
            <w:rFonts w:ascii="Papyrus" w:hAnsi="Papyrus"/>
            <w:noProof/>
            <w:webHidden/>
            <w:color w:val="984806" w:themeColor="accent6" w:themeShade="80"/>
            <w:sz w:val="36"/>
            <w:szCs w:val="36"/>
            <w:rPrChange w:id="29" w:author="hoffman" w:date="2009-11-23T15:53:00Z">
              <w:rPr>
                <w:noProof/>
                <w:webHidden/>
              </w:rPr>
            </w:rPrChange>
          </w:rPr>
          <w:fldChar w:fldCharType="end"/>
        </w:r>
        <w:r w:rsidR="009D35CC" w:rsidRPr="009D35CC">
          <w:rPr>
            <w:rStyle w:val="Hyperlink"/>
            <w:rFonts w:ascii="Papyrus" w:hAnsi="Papyrus"/>
            <w:noProof/>
            <w:color w:val="984806" w:themeColor="accent6" w:themeShade="80"/>
            <w:sz w:val="36"/>
            <w:szCs w:val="36"/>
            <w:rPrChange w:id="30" w:author="hoffman" w:date="2009-11-23T15:53:00Z">
              <w:rPr>
                <w:rStyle w:val="Hyperlink"/>
                <w:noProof/>
              </w:rPr>
            </w:rPrChange>
          </w:rPr>
          <w:fldChar w:fldCharType="end"/>
        </w:r>
      </w:ins>
    </w:p>
    <w:p w:rsidR="009D35CC" w:rsidRPr="009D35CC" w:rsidRDefault="009D35CC">
      <w:pPr>
        <w:pStyle w:val="TOC1"/>
        <w:rPr>
          <w:ins w:id="31" w:author="hoffman" w:date="2009-11-23T15:47:00Z"/>
          <w:rFonts w:ascii="Papyrus" w:eastAsiaTheme="minorEastAsia" w:hAnsi="Papyrus"/>
          <w:noProof/>
          <w:color w:val="984806" w:themeColor="accent6" w:themeShade="80"/>
          <w:sz w:val="36"/>
          <w:szCs w:val="36"/>
          <w:rPrChange w:id="32" w:author="hoffman" w:date="2009-11-23T15:53:00Z">
            <w:rPr>
              <w:ins w:id="33" w:author="hoffman" w:date="2009-11-23T15:47:00Z"/>
              <w:rFonts w:asciiTheme="minorHAnsi" w:eastAsiaTheme="minorEastAsia" w:hAnsiTheme="minorHAnsi"/>
              <w:noProof/>
            </w:rPr>
          </w:rPrChange>
        </w:rPr>
      </w:pPr>
      <w:ins w:id="34" w:author="hoffman" w:date="2009-11-23T15:47:00Z">
        <w:r w:rsidRPr="009D35CC">
          <w:rPr>
            <w:rStyle w:val="Hyperlink"/>
            <w:rFonts w:ascii="Papyrus" w:hAnsi="Papyrus"/>
            <w:noProof/>
            <w:color w:val="984806" w:themeColor="accent6" w:themeShade="80"/>
            <w:sz w:val="36"/>
            <w:szCs w:val="36"/>
            <w:rPrChange w:id="35" w:author="hoffman" w:date="2009-11-23T15:53:00Z">
              <w:rPr>
                <w:rStyle w:val="Hyperlink"/>
                <w:noProof/>
              </w:rPr>
            </w:rPrChange>
          </w:rPr>
          <w:fldChar w:fldCharType="begin"/>
        </w:r>
        <w:r w:rsidRPr="009D35CC">
          <w:rPr>
            <w:rStyle w:val="Hyperlink"/>
            <w:rFonts w:ascii="Papyrus" w:hAnsi="Papyrus"/>
            <w:noProof/>
            <w:color w:val="984806" w:themeColor="accent6" w:themeShade="80"/>
            <w:sz w:val="36"/>
            <w:szCs w:val="36"/>
            <w:rPrChange w:id="36" w:author="hoffman" w:date="2009-11-23T15:53:00Z">
              <w:rPr>
                <w:rStyle w:val="Hyperlink"/>
                <w:noProof/>
              </w:rPr>
            </w:rPrChange>
          </w:rPr>
          <w:instrText xml:space="preserve"> </w:instrText>
        </w:r>
        <w:r w:rsidRPr="009D35CC">
          <w:rPr>
            <w:rFonts w:ascii="Papyrus" w:hAnsi="Papyrus"/>
            <w:noProof/>
            <w:color w:val="984806" w:themeColor="accent6" w:themeShade="80"/>
            <w:sz w:val="36"/>
            <w:szCs w:val="36"/>
            <w:rPrChange w:id="37" w:author="hoffman" w:date="2009-11-23T15:53:00Z">
              <w:rPr>
                <w:noProof/>
              </w:rPr>
            </w:rPrChange>
          </w:rPr>
          <w:instrText>HYPERLINK \l "_Toc246754583"</w:instrText>
        </w:r>
        <w:r w:rsidRPr="009D35CC">
          <w:rPr>
            <w:rStyle w:val="Hyperlink"/>
            <w:rFonts w:ascii="Papyrus" w:hAnsi="Papyrus"/>
            <w:noProof/>
            <w:color w:val="984806" w:themeColor="accent6" w:themeShade="80"/>
            <w:sz w:val="36"/>
            <w:szCs w:val="36"/>
            <w:rPrChange w:id="38" w:author="hoffman" w:date="2009-11-23T15:53:00Z">
              <w:rPr>
                <w:rStyle w:val="Hyperlink"/>
                <w:noProof/>
              </w:rPr>
            </w:rPrChange>
          </w:rPr>
          <w:instrText xml:space="preserve"> </w:instrText>
        </w:r>
        <w:r w:rsidRPr="009D35CC">
          <w:rPr>
            <w:rStyle w:val="Hyperlink"/>
            <w:rFonts w:ascii="Papyrus" w:hAnsi="Papyrus"/>
            <w:noProof/>
            <w:color w:val="984806" w:themeColor="accent6" w:themeShade="80"/>
            <w:sz w:val="36"/>
            <w:szCs w:val="36"/>
            <w:rPrChange w:id="39" w:author="hoffman" w:date="2009-11-23T15:53:00Z">
              <w:rPr>
                <w:rStyle w:val="Hyperlink"/>
                <w:noProof/>
              </w:rPr>
            </w:rPrChange>
          </w:rPr>
        </w:r>
        <w:r w:rsidRPr="009D35CC">
          <w:rPr>
            <w:rStyle w:val="Hyperlink"/>
            <w:rFonts w:ascii="Papyrus" w:hAnsi="Papyrus"/>
            <w:noProof/>
            <w:color w:val="984806" w:themeColor="accent6" w:themeShade="80"/>
            <w:sz w:val="36"/>
            <w:szCs w:val="36"/>
            <w:rPrChange w:id="40" w:author="hoffman" w:date="2009-11-23T15:53:00Z">
              <w:rPr>
                <w:rStyle w:val="Hyperlink"/>
                <w:noProof/>
              </w:rPr>
            </w:rPrChange>
          </w:rPr>
          <w:fldChar w:fldCharType="separate"/>
        </w:r>
        <w:r w:rsidRPr="009D35CC">
          <w:rPr>
            <w:rStyle w:val="Hyperlink"/>
            <w:rFonts w:ascii="Papyrus" w:hAnsi="Papyrus"/>
            <w:noProof/>
            <w:color w:val="984806" w:themeColor="accent6" w:themeShade="80"/>
            <w:sz w:val="36"/>
            <w:szCs w:val="36"/>
            <w:rPrChange w:id="41" w:author="hoffman" w:date="2009-11-23T15:53:00Z">
              <w:rPr>
                <w:rStyle w:val="Hyperlink"/>
                <w:noProof/>
              </w:rPr>
            </w:rPrChange>
          </w:rPr>
          <w:t>Getting Started</w:t>
        </w:r>
        <w:r w:rsidRPr="009D35CC">
          <w:rPr>
            <w:rFonts w:ascii="Papyrus" w:hAnsi="Papyrus"/>
            <w:noProof/>
            <w:webHidden/>
            <w:color w:val="984806" w:themeColor="accent6" w:themeShade="80"/>
            <w:sz w:val="36"/>
            <w:szCs w:val="36"/>
            <w:rPrChange w:id="42" w:author="hoffman" w:date="2009-11-23T15:53:00Z">
              <w:rPr>
                <w:noProof/>
                <w:webHidden/>
              </w:rPr>
            </w:rPrChange>
          </w:rPr>
          <w:tab/>
        </w:r>
        <w:r w:rsidRPr="009D35CC">
          <w:rPr>
            <w:rFonts w:ascii="Papyrus" w:hAnsi="Papyrus"/>
            <w:noProof/>
            <w:webHidden/>
            <w:color w:val="984806" w:themeColor="accent6" w:themeShade="80"/>
            <w:sz w:val="36"/>
            <w:szCs w:val="36"/>
            <w:rPrChange w:id="43" w:author="hoffman" w:date="2009-11-23T15:53:00Z">
              <w:rPr>
                <w:noProof/>
                <w:webHidden/>
              </w:rPr>
            </w:rPrChange>
          </w:rPr>
          <w:fldChar w:fldCharType="begin"/>
        </w:r>
        <w:r w:rsidRPr="009D35CC">
          <w:rPr>
            <w:rFonts w:ascii="Papyrus" w:hAnsi="Papyrus"/>
            <w:noProof/>
            <w:webHidden/>
            <w:color w:val="984806" w:themeColor="accent6" w:themeShade="80"/>
            <w:sz w:val="36"/>
            <w:szCs w:val="36"/>
            <w:rPrChange w:id="44" w:author="hoffman" w:date="2009-11-23T15:53:00Z">
              <w:rPr>
                <w:noProof/>
                <w:webHidden/>
              </w:rPr>
            </w:rPrChange>
          </w:rPr>
          <w:instrText xml:space="preserve"> PAGEREF _Toc246754583 \h </w:instrText>
        </w:r>
        <w:r w:rsidRPr="009D35CC">
          <w:rPr>
            <w:rFonts w:ascii="Papyrus" w:hAnsi="Papyrus"/>
            <w:noProof/>
            <w:webHidden/>
            <w:color w:val="984806" w:themeColor="accent6" w:themeShade="80"/>
            <w:sz w:val="36"/>
            <w:szCs w:val="36"/>
            <w:rPrChange w:id="45" w:author="hoffman" w:date="2009-11-23T15:53:00Z">
              <w:rPr>
                <w:noProof/>
                <w:webHidden/>
              </w:rPr>
            </w:rPrChange>
          </w:rPr>
        </w:r>
      </w:ins>
      <w:r w:rsidRPr="009D35CC">
        <w:rPr>
          <w:rFonts w:ascii="Papyrus" w:hAnsi="Papyrus"/>
          <w:noProof/>
          <w:webHidden/>
          <w:color w:val="984806" w:themeColor="accent6" w:themeShade="80"/>
          <w:sz w:val="36"/>
          <w:szCs w:val="36"/>
          <w:rPrChange w:id="46" w:author="hoffman" w:date="2009-11-23T15:53:00Z">
            <w:rPr>
              <w:noProof/>
              <w:webHidden/>
            </w:rPr>
          </w:rPrChange>
        </w:rPr>
        <w:fldChar w:fldCharType="separate"/>
      </w:r>
      <w:ins w:id="47" w:author="hoffman" w:date="2009-11-23T15:59:00Z">
        <w:r w:rsidR="00FD7ADD">
          <w:rPr>
            <w:rFonts w:ascii="Papyrus" w:hAnsi="Papyrus"/>
            <w:noProof/>
            <w:webHidden/>
            <w:color w:val="984806" w:themeColor="accent6" w:themeShade="80"/>
            <w:sz w:val="36"/>
            <w:szCs w:val="36"/>
          </w:rPr>
          <w:t>4</w:t>
        </w:r>
      </w:ins>
      <w:ins w:id="48" w:author="hoffman" w:date="2009-11-23T15:47:00Z">
        <w:r w:rsidRPr="009D35CC">
          <w:rPr>
            <w:rFonts w:ascii="Papyrus" w:hAnsi="Papyrus"/>
            <w:noProof/>
            <w:webHidden/>
            <w:color w:val="984806" w:themeColor="accent6" w:themeShade="80"/>
            <w:sz w:val="36"/>
            <w:szCs w:val="36"/>
            <w:rPrChange w:id="49" w:author="hoffman" w:date="2009-11-23T15:53:00Z">
              <w:rPr>
                <w:noProof/>
                <w:webHidden/>
              </w:rPr>
            </w:rPrChange>
          </w:rPr>
          <w:fldChar w:fldCharType="end"/>
        </w:r>
        <w:r w:rsidRPr="009D35CC">
          <w:rPr>
            <w:rStyle w:val="Hyperlink"/>
            <w:rFonts w:ascii="Papyrus" w:hAnsi="Papyrus"/>
            <w:noProof/>
            <w:color w:val="984806" w:themeColor="accent6" w:themeShade="80"/>
            <w:sz w:val="36"/>
            <w:szCs w:val="36"/>
            <w:rPrChange w:id="50" w:author="hoffman" w:date="2009-11-23T15:53:00Z">
              <w:rPr>
                <w:rStyle w:val="Hyperlink"/>
                <w:noProof/>
              </w:rPr>
            </w:rPrChange>
          </w:rPr>
          <w:fldChar w:fldCharType="end"/>
        </w:r>
      </w:ins>
    </w:p>
    <w:p w:rsidR="009D35CC" w:rsidRPr="009D35CC" w:rsidRDefault="009D35CC" w:rsidP="009D35CC">
      <w:pPr>
        <w:pStyle w:val="TOC2"/>
        <w:rPr>
          <w:ins w:id="51" w:author="hoffman" w:date="2009-11-23T15:47:00Z"/>
          <w:rFonts w:eastAsiaTheme="minorEastAsia"/>
          <w:rPrChange w:id="52" w:author="hoffman" w:date="2009-11-23T15:53:00Z">
            <w:rPr>
              <w:ins w:id="53" w:author="hoffman" w:date="2009-11-23T15:47:00Z"/>
              <w:rFonts w:asciiTheme="minorHAnsi" w:eastAsiaTheme="minorEastAsia" w:hAnsiTheme="minorHAnsi"/>
              <w:noProof/>
            </w:rPr>
          </w:rPrChange>
        </w:rPr>
        <w:pPrChange w:id="54" w:author="hoffman" w:date="2009-11-23T15:55:00Z">
          <w:pPr>
            <w:pStyle w:val="TOC2"/>
          </w:pPr>
        </w:pPrChange>
      </w:pPr>
      <w:ins w:id="55" w:author="hoffman" w:date="2009-11-23T15:47:00Z">
        <w:r w:rsidRPr="009D35CC">
          <w:rPr>
            <w:rStyle w:val="Hyperlink"/>
            <w:color w:val="984806" w:themeColor="accent6" w:themeShade="80"/>
            <w:rPrChange w:id="56" w:author="hoffman" w:date="2009-11-23T15:53:00Z">
              <w:rPr>
                <w:rStyle w:val="Hyperlink"/>
                <w:noProof/>
              </w:rPr>
            </w:rPrChange>
          </w:rPr>
          <w:fldChar w:fldCharType="begin"/>
        </w:r>
        <w:r w:rsidRPr="009D35CC">
          <w:rPr>
            <w:rStyle w:val="Hyperlink"/>
            <w:color w:val="984806" w:themeColor="accent6" w:themeShade="80"/>
            <w:rPrChange w:id="57" w:author="hoffman" w:date="2009-11-23T15:53:00Z">
              <w:rPr>
                <w:rStyle w:val="Hyperlink"/>
                <w:noProof/>
              </w:rPr>
            </w:rPrChange>
          </w:rPr>
          <w:instrText xml:space="preserve"> </w:instrText>
        </w:r>
        <w:r w:rsidRPr="009D35CC">
          <w:rPr>
            <w:rPrChange w:id="58" w:author="hoffman" w:date="2009-11-23T15:53:00Z">
              <w:rPr>
                <w:noProof/>
              </w:rPr>
            </w:rPrChange>
          </w:rPr>
          <w:instrText>HYPERLINK \l "_Toc246754584"</w:instrText>
        </w:r>
        <w:r w:rsidRPr="009D35CC">
          <w:rPr>
            <w:rStyle w:val="Hyperlink"/>
            <w:color w:val="984806" w:themeColor="accent6" w:themeShade="80"/>
            <w:rPrChange w:id="59" w:author="hoffman" w:date="2009-11-23T15:53:00Z">
              <w:rPr>
                <w:rStyle w:val="Hyperlink"/>
                <w:noProof/>
              </w:rPr>
            </w:rPrChange>
          </w:rPr>
          <w:instrText xml:space="preserve"> </w:instrText>
        </w:r>
        <w:r w:rsidRPr="009D35CC">
          <w:rPr>
            <w:rStyle w:val="Hyperlink"/>
            <w:color w:val="984806" w:themeColor="accent6" w:themeShade="80"/>
            <w:rPrChange w:id="60" w:author="hoffman" w:date="2009-11-23T15:53:00Z">
              <w:rPr>
                <w:rStyle w:val="Hyperlink"/>
                <w:noProof/>
              </w:rPr>
            </w:rPrChange>
          </w:rPr>
        </w:r>
        <w:r w:rsidRPr="009D35CC">
          <w:rPr>
            <w:rStyle w:val="Hyperlink"/>
            <w:color w:val="984806" w:themeColor="accent6" w:themeShade="80"/>
            <w:rPrChange w:id="61" w:author="hoffman" w:date="2009-11-23T15:53:00Z">
              <w:rPr>
                <w:rStyle w:val="Hyperlink"/>
                <w:noProof/>
              </w:rPr>
            </w:rPrChange>
          </w:rPr>
          <w:fldChar w:fldCharType="separate"/>
        </w:r>
        <w:r w:rsidRPr="009D35CC">
          <w:rPr>
            <w:rStyle w:val="Hyperlink"/>
            <w:color w:val="984806" w:themeColor="accent6" w:themeShade="80"/>
            <w:rPrChange w:id="62" w:author="hoffman" w:date="2009-11-23T15:53:00Z">
              <w:rPr>
                <w:rStyle w:val="Hyperlink"/>
                <w:noProof/>
              </w:rPr>
            </w:rPrChange>
          </w:rPr>
          <w:t>Obtaining and Installing Osiris</w:t>
        </w:r>
        <w:r w:rsidRPr="009D35CC">
          <w:rPr>
            <w:webHidden/>
            <w:rPrChange w:id="63" w:author="hoffman" w:date="2009-11-23T15:53:00Z">
              <w:rPr>
                <w:noProof/>
                <w:webHidden/>
              </w:rPr>
            </w:rPrChange>
          </w:rPr>
          <w:tab/>
        </w:r>
        <w:r w:rsidRPr="009D35CC">
          <w:rPr>
            <w:webHidden/>
            <w:rPrChange w:id="64" w:author="hoffman" w:date="2009-11-23T15:53:00Z">
              <w:rPr>
                <w:noProof/>
                <w:webHidden/>
              </w:rPr>
            </w:rPrChange>
          </w:rPr>
          <w:fldChar w:fldCharType="begin"/>
        </w:r>
        <w:r w:rsidRPr="009D35CC">
          <w:rPr>
            <w:webHidden/>
            <w:rPrChange w:id="65" w:author="hoffman" w:date="2009-11-23T15:53:00Z">
              <w:rPr>
                <w:noProof/>
                <w:webHidden/>
              </w:rPr>
            </w:rPrChange>
          </w:rPr>
          <w:instrText xml:space="preserve"> PAGEREF _Toc246754584 \h </w:instrText>
        </w:r>
        <w:r w:rsidRPr="009D35CC">
          <w:rPr>
            <w:webHidden/>
            <w:rPrChange w:id="66" w:author="hoffman" w:date="2009-11-23T15:53:00Z">
              <w:rPr>
                <w:noProof/>
                <w:webHidden/>
              </w:rPr>
            </w:rPrChange>
          </w:rPr>
        </w:r>
      </w:ins>
      <w:r w:rsidRPr="009D35CC">
        <w:rPr>
          <w:webHidden/>
          <w:rPrChange w:id="67" w:author="hoffman" w:date="2009-11-23T15:53:00Z">
            <w:rPr>
              <w:noProof/>
              <w:webHidden/>
            </w:rPr>
          </w:rPrChange>
        </w:rPr>
        <w:fldChar w:fldCharType="separate"/>
      </w:r>
      <w:ins w:id="68" w:author="hoffman" w:date="2009-11-23T15:59:00Z">
        <w:r w:rsidR="00FD7ADD">
          <w:rPr>
            <w:webHidden/>
          </w:rPr>
          <w:t>4</w:t>
        </w:r>
      </w:ins>
      <w:ins w:id="69" w:author="hoffman" w:date="2009-11-23T15:47:00Z">
        <w:r w:rsidRPr="009D35CC">
          <w:rPr>
            <w:webHidden/>
            <w:rPrChange w:id="70" w:author="hoffman" w:date="2009-11-23T15:53:00Z">
              <w:rPr>
                <w:noProof/>
                <w:webHidden/>
              </w:rPr>
            </w:rPrChange>
          </w:rPr>
          <w:fldChar w:fldCharType="end"/>
        </w:r>
        <w:r w:rsidRPr="009D35CC">
          <w:rPr>
            <w:rStyle w:val="Hyperlink"/>
            <w:color w:val="984806" w:themeColor="accent6" w:themeShade="80"/>
            <w:rPrChange w:id="71" w:author="hoffman" w:date="2009-11-23T15:53:00Z">
              <w:rPr>
                <w:rStyle w:val="Hyperlink"/>
                <w:noProof/>
              </w:rPr>
            </w:rPrChange>
          </w:rPr>
          <w:fldChar w:fldCharType="end"/>
        </w:r>
      </w:ins>
    </w:p>
    <w:p w:rsidR="009D35CC" w:rsidRPr="009D35CC" w:rsidRDefault="009D35CC" w:rsidP="009D35CC">
      <w:pPr>
        <w:pStyle w:val="TOC2"/>
        <w:rPr>
          <w:ins w:id="72" w:author="hoffman" w:date="2009-11-23T15:47:00Z"/>
          <w:rFonts w:eastAsiaTheme="minorEastAsia"/>
          <w:rPrChange w:id="73" w:author="hoffman" w:date="2009-11-23T15:53:00Z">
            <w:rPr>
              <w:ins w:id="74" w:author="hoffman" w:date="2009-11-23T15:47:00Z"/>
              <w:rFonts w:asciiTheme="minorHAnsi" w:eastAsiaTheme="minorEastAsia" w:hAnsiTheme="minorHAnsi"/>
              <w:noProof/>
            </w:rPr>
          </w:rPrChange>
        </w:rPr>
        <w:pPrChange w:id="75" w:author="hoffman" w:date="2009-11-23T15:55:00Z">
          <w:pPr>
            <w:pStyle w:val="TOC2"/>
          </w:pPr>
        </w:pPrChange>
      </w:pPr>
      <w:ins w:id="76" w:author="hoffman" w:date="2009-11-23T15:47:00Z">
        <w:r w:rsidRPr="009D35CC">
          <w:rPr>
            <w:rStyle w:val="Hyperlink"/>
            <w:color w:val="984806" w:themeColor="accent6" w:themeShade="80"/>
            <w:rPrChange w:id="77" w:author="hoffman" w:date="2009-11-23T15:53:00Z">
              <w:rPr>
                <w:rStyle w:val="Hyperlink"/>
                <w:noProof/>
              </w:rPr>
            </w:rPrChange>
          </w:rPr>
          <w:fldChar w:fldCharType="begin"/>
        </w:r>
        <w:r w:rsidRPr="009D35CC">
          <w:rPr>
            <w:rStyle w:val="Hyperlink"/>
            <w:color w:val="984806" w:themeColor="accent6" w:themeShade="80"/>
            <w:rPrChange w:id="78" w:author="hoffman" w:date="2009-11-23T15:53:00Z">
              <w:rPr>
                <w:rStyle w:val="Hyperlink"/>
                <w:noProof/>
              </w:rPr>
            </w:rPrChange>
          </w:rPr>
          <w:instrText xml:space="preserve"> </w:instrText>
        </w:r>
        <w:r w:rsidRPr="009D35CC">
          <w:rPr>
            <w:rPrChange w:id="79" w:author="hoffman" w:date="2009-11-23T15:53:00Z">
              <w:rPr>
                <w:noProof/>
              </w:rPr>
            </w:rPrChange>
          </w:rPr>
          <w:instrText>HYPERLINK \l "_Toc246754585"</w:instrText>
        </w:r>
        <w:r w:rsidRPr="009D35CC">
          <w:rPr>
            <w:rStyle w:val="Hyperlink"/>
            <w:color w:val="984806" w:themeColor="accent6" w:themeShade="80"/>
            <w:rPrChange w:id="80" w:author="hoffman" w:date="2009-11-23T15:53:00Z">
              <w:rPr>
                <w:rStyle w:val="Hyperlink"/>
                <w:noProof/>
              </w:rPr>
            </w:rPrChange>
          </w:rPr>
          <w:instrText xml:space="preserve"> </w:instrText>
        </w:r>
        <w:r w:rsidRPr="009D35CC">
          <w:rPr>
            <w:rStyle w:val="Hyperlink"/>
            <w:color w:val="984806" w:themeColor="accent6" w:themeShade="80"/>
            <w:rPrChange w:id="81" w:author="hoffman" w:date="2009-11-23T15:53:00Z">
              <w:rPr>
                <w:rStyle w:val="Hyperlink"/>
                <w:noProof/>
              </w:rPr>
            </w:rPrChange>
          </w:rPr>
        </w:r>
        <w:r w:rsidRPr="009D35CC">
          <w:rPr>
            <w:rStyle w:val="Hyperlink"/>
            <w:color w:val="984806" w:themeColor="accent6" w:themeShade="80"/>
            <w:rPrChange w:id="82" w:author="hoffman" w:date="2009-11-23T15:53:00Z">
              <w:rPr>
                <w:rStyle w:val="Hyperlink"/>
                <w:noProof/>
              </w:rPr>
            </w:rPrChange>
          </w:rPr>
          <w:fldChar w:fldCharType="separate"/>
        </w:r>
        <w:r w:rsidRPr="009D35CC">
          <w:rPr>
            <w:rStyle w:val="Hyperlink"/>
            <w:color w:val="984806" w:themeColor="accent6" w:themeShade="80"/>
            <w:rPrChange w:id="83" w:author="hoffman" w:date="2009-11-23T15:53:00Z">
              <w:rPr>
                <w:rStyle w:val="Hyperlink"/>
                <w:noProof/>
              </w:rPr>
            </w:rPrChange>
          </w:rPr>
          <w:t>A Quick Tutorial</w:t>
        </w:r>
        <w:r w:rsidRPr="009D35CC">
          <w:rPr>
            <w:webHidden/>
            <w:rPrChange w:id="84" w:author="hoffman" w:date="2009-11-23T15:53:00Z">
              <w:rPr>
                <w:noProof/>
                <w:webHidden/>
              </w:rPr>
            </w:rPrChange>
          </w:rPr>
          <w:tab/>
        </w:r>
        <w:r w:rsidRPr="009D35CC">
          <w:rPr>
            <w:webHidden/>
            <w:rPrChange w:id="85" w:author="hoffman" w:date="2009-11-23T15:53:00Z">
              <w:rPr>
                <w:noProof/>
                <w:webHidden/>
              </w:rPr>
            </w:rPrChange>
          </w:rPr>
          <w:fldChar w:fldCharType="begin"/>
        </w:r>
        <w:r w:rsidRPr="009D35CC">
          <w:rPr>
            <w:webHidden/>
            <w:rPrChange w:id="86" w:author="hoffman" w:date="2009-11-23T15:53:00Z">
              <w:rPr>
                <w:noProof/>
                <w:webHidden/>
              </w:rPr>
            </w:rPrChange>
          </w:rPr>
          <w:instrText xml:space="preserve"> PAGEREF _Toc246754585 \h </w:instrText>
        </w:r>
        <w:r w:rsidRPr="009D35CC">
          <w:rPr>
            <w:webHidden/>
            <w:rPrChange w:id="87" w:author="hoffman" w:date="2009-11-23T15:53:00Z">
              <w:rPr>
                <w:noProof/>
                <w:webHidden/>
              </w:rPr>
            </w:rPrChange>
          </w:rPr>
        </w:r>
      </w:ins>
      <w:r w:rsidRPr="009D35CC">
        <w:rPr>
          <w:webHidden/>
          <w:rPrChange w:id="88" w:author="hoffman" w:date="2009-11-23T15:53:00Z">
            <w:rPr>
              <w:noProof/>
              <w:webHidden/>
            </w:rPr>
          </w:rPrChange>
        </w:rPr>
        <w:fldChar w:fldCharType="separate"/>
      </w:r>
      <w:ins w:id="89" w:author="hoffman" w:date="2009-11-23T15:59:00Z">
        <w:r w:rsidR="00FD7ADD">
          <w:rPr>
            <w:webHidden/>
          </w:rPr>
          <w:t>4</w:t>
        </w:r>
      </w:ins>
      <w:ins w:id="90" w:author="hoffman" w:date="2009-11-23T15:47:00Z">
        <w:r w:rsidRPr="009D35CC">
          <w:rPr>
            <w:webHidden/>
            <w:rPrChange w:id="91" w:author="hoffman" w:date="2009-11-23T15:53:00Z">
              <w:rPr>
                <w:noProof/>
                <w:webHidden/>
              </w:rPr>
            </w:rPrChange>
          </w:rPr>
          <w:fldChar w:fldCharType="end"/>
        </w:r>
        <w:r w:rsidRPr="009D35CC">
          <w:rPr>
            <w:rStyle w:val="Hyperlink"/>
            <w:color w:val="984806" w:themeColor="accent6" w:themeShade="80"/>
            <w:rPrChange w:id="92" w:author="hoffman" w:date="2009-11-23T15:53:00Z">
              <w:rPr>
                <w:rStyle w:val="Hyperlink"/>
                <w:noProof/>
              </w:rPr>
            </w:rPrChange>
          </w:rPr>
          <w:fldChar w:fldCharType="end"/>
        </w:r>
      </w:ins>
    </w:p>
    <w:p w:rsidR="009D35CC" w:rsidRPr="009D35CC" w:rsidRDefault="009D35CC" w:rsidP="009D35CC">
      <w:pPr>
        <w:pStyle w:val="TOC2"/>
        <w:rPr>
          <w:ins w:id="93" w:author="hoffman" w:date="2009-11-23T15:47:00Z"/>
          <w:rFonts w:eastAsiaTheme="minorEastAsia"/>
          <w:rPrChange w:id="94" w:author="hoffman" w:date="2009-11-23T15:53:00Z">
            <w:rPr>
              <w:ins w:id="95" w:author="hoffman" w:date="2009-11-23T15:47:00Z"/>
              <w:rFonts w:asciiTheme="minorHAnsi" w:eastAsiaTheme="minorEastAsia" w:hAnsiTheme="minorHAnsi"/>
              <w:noProof/>
            </w:rPr>
          </w:rPrChange>
        </w:rPr>
        <w:pPrChange w:id="96" w:author="hoffman" w:date="2009-11-23T15:55:00Z">
          <w:pPr>
            <w:pStyle w:val="TOC2"/>
          </w:pPr>
        </w:pPrChange>
      </w:pPr>
      <w:ins w:id="97" w:author="hoffman" w:date="2009-11-23T15:47:00Z">
        <w:r w:rsidRPr="009D35CC">
          <w:rPr>
            <w:rStyle w:val="Hyperlink"/>
            <w:color w:val="984806" w:themeColor="accent6" w:themeShade="80"/>
            <w:rPrChange w:id="98" w:author="hoffman" w:date="2009-11-23T15:53:00Z">
              <w:rPr>
                <w:rStyle w:val="Hyperlink"/>
                <w:noProof/>
              </w:rPr>
            </w:rPrChange>
          </w:rPr>
          <w:fldChar w:fldCharType="begin"/>
        </w:r>
        <w:r w:rsidRPr="009D35CC">
          <w:rPr>
            <w:rStyle w:val="Hyperlink"/>
            <w:color w:val="984806" w:themeColor="accent6" w:themeShade="80"/>
            <w:rPrChange w:id="99" w:author="hoffman" w:date="2009-11-23T15:53:00Z">
              <w:rPr>
                <w:rStyle w:val="Hyperlink"/>
                <w:noProof/>
              </w:rPr>
            </w:rPrChange>
          </w:rPr>
          <w:instrText xml:space="preserve"> </w:instrText>
        </w:r>
        <w:r w:rsidRPr="009D35CC">
          <w:rPr>
            <w:rPrChange w:id="100" w:author="hoffman" w:date="2009-11-23T15:53:00Z">
              <w:rPr>
                <w:noProof/>
              </w:rPr>
            </w:rPrChange>
          </w:rPr>
          <w:instrText>HYPERLINK \l "_Toc246754586"</w:instrText>
        </w:r>
        <w:r w:rsidRPr="009D35CC">
          <w:rPr>
            <w:rStyle w:val="Hyperlink"/>
            <w:color w:val="984806" w:themeColor="accent6" w:themeShade="80"/>
            <w:rPrChange w:id="101" w:author="hoffman" w:date="2009-11-23T15:53:00Z">
              <w:rPr>
                <w:rStyle w:val="Hyperlink"/>
                <w:noProof/>
              </w:rPr>
            </w:rPrChange>
          </w:rPr>
          <w:instrText xml:space="preserve"> </w:instrText>
        </w:r>
        <w:r w:rsidRPr="009D35CC">
          <w:rPr>
            <w:rStyle w:val="Hyperlink"/>
            <w:color w:val="984806" w:themeColor="accent6" w:themeShade="80"/>
            <w:rPrChange w:id="102" w:author="hoffman" w:date="2009-11-23T15:53:00Z">
              <w:rPr>
                <w:rStyle w:val="Hyperlink"/>
                <w:noProof/>
              </w:rPr>
            </w:rPrChange>
          </w:rPr>
        </w:r>
        <w:r w:rsidRPr="009D35CC">
          <w:rPr>
            <w:rStyle w:val="Hyperlink"/>
            <w:color w:val="984806" w:themeColor="accent6" w:themeShade="80"/>
            <w:rPrChange w:id="103" w:author="hoffman" w:date="2009-11-23T15:53:00Z">
              <w:rPr>
                <w:rStyle w:val="Hyperlink"/>
                <w:noProof/>
              </w:rPr>
            </w:rPrChange>
          </w:rPr>
          <w:fldChar w:fldCharType="separate"/>
        </w:r>
        <w:r w:rsidRPr="009D35CC">
          <w:rPr>
            <w:rStyle w:val="Hyperlink"/>
            <w:color w:val="984806" w:themeColor="accent6" w:themeShade="80"/>
            <w:rPrChange w:id="104" w:author="hoffman" w:date="2009-11-23T15:53:00Z">
              <w:rPr>
                <w:rStyle w:val="Hyperlink"/>
                <w:noProof/>
              </w:rPr>
            </w:rPrChange>
          </w:rPr>
          <w:t>Configuration</w:t>
        </w:r>
        <w:r w:rsidRPr="009D35CC">
          <w:rPr>
            <w:webHidden/>
            <w:rPrChange w:id="105" w:author="hoffman" w:date="2009-11-23T15:53:00Z">
              <w:rPr>
                <w:noProof/>
                <w:webHidden/>
              </w:rPr>
            </w:rPrChange>
          </w:rPr>
          <w:tab/>
        </w:r>
        <w:r w:rsidRPr="009D35CC">
          <w:rPr>
            <w:webHidden/>
            <w:rPrChange w:id="106" w:author="hoffman" w:date="2009-11-23T15:53:00Z">
              <w:rPr>
                <w:noProof/>
                <w:webHidden/>
              </w:rPr>
            </w:rPrChange>
          </w:rPr>
          <w:fldChar w:fldCharType="begin"/>
        </w:r>
        <w:r w:rsidRPr="009D35CC">
          <w:rPr>
            <w:webHidden/>
            <w:rPrChange w:id="107" w:author="hoffman" w:date="2009-11-23T15:53:00Z">
              <w:rPr>
                <w:noProof/>
                <w:webHidden/>
              </w:rPr>
            </w:rPrChange>
          </w:rPr>
          <w:instrText xml:space="preserve"> PAGEREF _Toc246754586 \h </w:instrText>
        </w:r>
        <w:r w:rsidRPr="009D35CC">
          <w:rPr>
            <w:webHidden/>
            <w:rPrChange w:id="108" w:author="hoffman" w:date="2009-11-23T15:53:00Z">
              <w:rPr>
                <w:noProof/>
                <w:webHidden/>
              </w:rPr>
            </w:rPrChange>
          </w:rPr>
        </w:r>
      </w:ins>
      <w:r w:rsidRPr="009D35CC">
        <w:rPr>
          <w:webHidden/>
          <w:rPrChange w:id="109" w:author="hoffman" w:date="2009-11-23T15:53:00Z">
            <w:rPr>
              <w:noProof/>
              <w:webHidden/>
            </w:rPr>
          </w:rPrChange>
        </w:rPr>
        <w:fldChar w:fldCharType="separate"/>
      </w:r>
      <w:ins w:id="110" w:author="hoffman" w:date="2009-11-23T15:59:00Z">
        <w:r w:rsidR="00FD7ADD">
          <w:rPr>
            <w:webHidden/>
          </w:rPr>
          <w:t>8</w:t>
        </w:r>
      </w:ins>
      <w:ins w:id="111" w:author="hoffman" w:date="2009-11-23T15:47:00Z">
        <w:r w:rsidRPr="009D35CC">
          <w:rPr>
            <w:webHidden/>
            <w:rPrChange w:id="112" w:author="hoffman" w:date="2009-11-23T15:53:00Z">
              <w:rPr>
                <w:noProof/>
                <w:webHidden/>
              </w:rPr>
            </w:rPrChange>
          </w:rPr>
          <w:fldChar w:fldCharType="end"/>
        </w:r>
        <w:r w:rsidRPr="009D35CC">
          <w:rPr>
            <w:rStyle w:val="Hyperlink"/>
            <w:color w:val="984806" w:themeColor="accent6" w:themeShade="80"/>
            <w:rPrChange w:id="113" w:author="hoffman" w:date="2009-11-23T15:53:00Z">
              <w:rPr>
                <w:rStyle w:val="Hyperlink"/>
                <w:noProof/>
              </w:rPr>
            </w:rPrChange>
          </w:rPr>
          <w:fldChar w:fldCharType="end"/>
        </w:r>
      </w:ins>
    </w:p>
    <w:p w:rsidR="009D35CC" w:rsidRPr="009D35CC" w:rsidRDefault="009D35CC" w:rsidP="009D35CC">
      <w:pPr>
        <w:pStyle w:val="TOC2"/>
        <w:rPr>
          <w:ins w:id="114" w:author="hoffman" w:date="2009-11-23T15:47:00Z"/>
          <w:rFonts w:eastAsiaTheme="minorEastAsia"/>
          <w:rPrChange w:id="115" w:author="hoffman" w:date="2009-11-23T15:53:00Z">
            <w:rPr>
              <w:ins w:id="116" w:author="hoffman" w:date="2009-11-23T15:47:00Z"/>
              <w:rFonts w:asciiTheme="minorHAnsi" w:eastAsiaTheme="minorEastAsia" w:hAnsiTheme="minorHAnsi"/>
              <w:noProof/>
            </w:rPr>
          </w:rPrChange>
        </w:rPr>
        <w:pPrChange w:id="117" w:author="hoffman" w:date="2009-11-23T15:55:00Z">
          <w:pPr>
            <w:pStyle w:val="TOC2"/>
          </w:pPr>
        </w:pPrChange>
      </w:pPr>
      <w:ins w:id="118" w:author="hoffman" w:date="2009-11-23T15:47:00Z">
        <w:r w:rsidRPr="009D35CC">
          <w:rPr>
            <w:rStyle w:val="Hyperlink"/>
            <w:color w:val="984806" w:themeColor="accent6" w:themeShade="80"/>
            <w:rPrChange w:id="119" w:author="hoffman" w:date="2009-11-23T15:53:00Z">
              <w:rPr>
                <w:rStyle w:val="Hyperlink"/>
                <w:noProof/>
              </w:rPr>
            </w:rPrChange>
          </w:rPr>
          <w:fldChar w:fldCharType="begin"/>
        </w:r>
        <w:r w:rsidRPr="009D35CC">
          <w:rPr>
            <w:rStyle w:val="Hyperlink"/>
            <w:color w:val="984806" w:themeColor="accent6" w:themeShade="80"/>
            <w:rPrChange w:id="120" w:author="hoffman" w:date="2009-11-23T15:53:00Z">
              <w:rPr>
                <w:rStyle w:val="Hyperlink"/>
                <w:noProof/>
              </w:rPr>
            </w:rPrChange>
          </w:rPr>
          <w:instrText xml:space="preserve"> </w:instrText>
        </w:r>
        <w:r w:rsidRPr="009D35CC">
          <w:rPr>
            <w:rPrChange w:id="121" w:author="hoffman" w:date="2009-11-23T15:53:00Z">
              <w:rPr>
                <w:noProof/>
              </w:rPr>
            </w:rPrChange>
          </w:rPr>
          <w:instrText>HYPERLINK \l "_Toc246754587"</w:instrText>
        </w:r>
        <w:r w:rsidRPr="009D35CC">
          <w:rPr>
            <w:rStyle w:val="Hyperlink"/>
            <w:color w:val="984806" w:themeColor="accent6" w:themeShade="80"/>
            <w:rPrChange w:id="122" w:author="hoffman" w:date="2009-11-23T15:53:00Z">
              <w:rPr>
                <w:rStyle w:val="Hyperlink"/>
                <w:noProof/>
              </w:rPr>
            </w:rPrChange>
          </w:rPr>
          <w:instrText xml:space="preserve"> </w:instrText>
        </w:r>
        <w:r w:rsidRPr="009D35CC">
          <w:rPr>
            <w:rStyle w:val="Hyperlink"/>
            <w:color w:val="984806" w:themeColor="accent6" w:themeShade="80"/>
            <w:rPrChange w:id="123" w:author="hoffman" w:date="2009-11-23T15:53:00Z">
              <w:rPr>
                <w:rStyle w:val="Hyperlink"/>
                <w:noProof/>
              </w:rPr>
            </w:rPrChange>
          </w:rPr>
        </w:r>
        <w:r w:rsidRPr="009D35CC">
          <w:rPr>
            <w:rStyle w:val="Hyperlink"/>
            <w:color w:val="984806" w:themeColor="accent6" w:themeShade="80"/>
            <w:rPrChange w:id="124" w:author="hoffman" w:date="2009-11-23T15:53:00Z">
              <w:rPr>
                <w:rStyle w:val="Hyperlink"/>
                <w:noProof/>
              </w:rPr>
            </w:rPrChange>
          </w:rPr>
          <w:fldChar w:fldCharType="separate"/>
        </w:r>
        <w:r w:rsidRPr="009D35CC">
          <w:rPr>
            <w:rStyle w:val="Hyperlink"/>
            <w:color w:val="984806" w:themeColor="accent6" w:themeShade="80"/>
            <w:rPrChange w:id="125" w:author="hoffman" w:date="2009-11-23T15:53:00Z">
              <w:rPr>
                <w:rStyle w:val="Hyperlink"/>
                <w:noProof/>
              </w:rPr>
            </w:rPrChange>
          </w:rPr>
          <w:t>File Names</w:t>
        </w:r>
        <w:r w:rsidRPr="009D35CC">
          <w:rPr>
            <w:webHidden/>
            <w:rPrChange w:id="126" w:author="hoffman" w:date="2009-11-23T15:53:00Z">
              <w:rPr>
                <w:noProof/>
                <w:webHidden/>
              </w:rPr>
            </w:rPrChange>
          </w:rPr>
          <w:tab/>
        </w:r>
        <w:r w:rsidRPr="009D35CC">
          <w:rPr>
            <w:webHidden/>
            <w:rPrChange w:id="127" w:author="hoffman" w:date="2009-11-23T15:53:00Z">
              <w:rPr>
                <w:noProof/>
                <w:webHidden/>
              </w:rPr>
            </w:rPrChange>
          </w:rPr>
          <w:fldChar w:fldCharType="begin"/>
        </w:r>
        <w:r w:rsidRPr="009D35CC">
          <w:rPr>
            <w:webHidden/>
            <w:rPrChange w:id="128" w:author="hoffman" w:date="2009-11-23T15:53:00Z">
              <w:rPr>
                <w:noProof/>
                <w:webHidden/>
              </w:rPr>
            </w:rPrChange>
          </w:rPr>
          <w:instrText xml:space="preserve"> PAGEREF _Toc246754587 \h </w:instrText>
        </w:r>
        <w:r w:rsidRPr="009D35CC">
          <w:rPr>
            <w:webHidden/>
            <w:rPrChange w:id="129" w:author="hoffman" w:date="2009-11-23T15:53:00Z">
              <w:rPr>
                <w:noProof/>
                <w:webHidden/>
              </w:rPr>
            </w:rPrChange>
          </w:rPr>
        </w:r>
      </w:ins>
      <w:r w:rsidRPr="009D35CC">
        <w:rPr>
          <w:webHidden/>
          <w:rPrChange w:id="130" w:author="hoffman" w:date="2009-11-23T15:53:00Z">
            <w:rPr>
              <w:noProof/>
              <w:webHidden/>
            </w:rPr>
          </w:rPrChange>
        </w:rPr>
        <w:fldChar w:fldCharType="separate"/>
      </w:r>
      <w:ins w:id="131" w:author="hoffman" w:date="2009-11-23T15:59:00Z">
        <w:r w:rsidR="00FD7ADD">
          <w:rPr>
            <w:webHidden/>
          </w:rPr>
          <w:t>9</w:t>
        </w:r>
      </w:ins>
      <w:ins w:id="132" w:author="hoffman" w:date="2009-11-23T15:47:00Z">
        <w:r w:rsidRPr="009D35CC">
          <w:rPr>
            <w:webHidden/>
            <w:rPrChange w:id="133" w:author="hoffman" w:date="2009-11-23T15:53:00Z">
              <w:rPr>
                <w:noProof/>
                <w:webHidden/>
              </w:rPr>
            </w:rPrChange>
          </w:rPr>
          <w:fldChar w:fldCharType="end"/>
        </w:r>
        <w:r w:rsidRPr="009D35CC">
          <w:rPr>
            <w:rStyle w:val="Hyperlink"/>
            <w:color w:val="984806" w:themeColor="accent6" w:themeShade="80"/>
            <w:rPrChange w:id="134" w:author="hoffman" w:date="2009-11-23T15:53:00Z">
              <w:rPr>
                <w:rStyle w:val="Hyperlink"/>
                <w:noProof/>
              </w:rPr>
            </w:rPrChange>
          </w:rPr>
          <w:fldChar w:fldCharType="end"/>
        </w:r>
      </w:ins>
    </w:p>
    <w:p w:rsidR="009D35CC" w:rsidRPr="009D35CC" w:rsidRDefault="009D35CC" w:rsidP="009D35CC">
      <w:pPr>
        <w:pStyle w:val="TOC2"/>
        <w:rPr>
          <w:ins w:id="135" w:author="hoffman" w:date="2009-11-23T15:47:00Z"/>
          <w:rFonts w:eastAsiaTheme="minorEastAsia"/>
          <w:rPrChange w:id="136" w:author="hoffman" w:date="2009-11-23T15:53:00Z">
            <w:rPr>
              <w:ins w:id="137" w:author="hoffman" w:date="2009-11-23T15:47:00Z"/>
              <w:rFonts w:asciiTheme="minorHAnsi" w:eastAsiaTheme="minorEastAsia" w:hAnsiTheme="minorHAnsi"/>
              <w:noProof/>
            </w:rPr>
          </w:rPrChange>
        </w:rPr>
        <w:pPrChange w:id="138" w:author="hoffman" w:date="2009-11-23T15:55:00Z">
          <w:pPr>
            <w:pStyle w:val="TOC2"/>
          </w:pPr>
        </w:pPrChange>
      </w:pPr>
      <w:ins w:id="139" w:author="hoffman" w:date="2009-11-23T15:47:00Z">
        <w:r w:rsidRPr="009D35CC">
          <w:rPr>
            <w:rStyle w:val="Hyperlink"/>
            <w:color w:val="984806" w:themeColor="accent6" w:themeShade="80"/>
            <w:rPrChange w:id="140" w:author="hoffman" w:date="2009-11-23T15:53:00Z">
              <w:rPr>
                <w:rStyle w:val="Hyperlink"/>
                <w:noProof/>
              </w:rPr>
            </w:rPrChange>
          </w:rPr>
          <w:fldChar w:fldCharType="begin"/>
        </w:r>
        <w:r w:rsidRPr="009D35CC">
          <w:rPr>
            <w:rStyle w:val="Hyperlink"/>
            <w:color w:val="984806" w:themeColor="accent6" w:themeShade="80"/>
            <w:rPrChange w:id="141" w:author="hoffman" w:date="2009-11-23T15:53:00Z">
              <w:rPr>
                <w:rStyle w:val="Hyperlink"/>
                <w:noProof/>
              </w:rPr>
            </w:rPrChange>
          </w:rPr>
          <w:instrText xml:space="preserve"> </w:instrText>
        </w:r>
        <w:r w:rsidRPr="009D35CC">
          <w:rPr>
            <w:rPrChange w:id="142" w:author="hoffman" w:date="2009-11-23T15:53:00Z">
              <w:rPr>
                <w:noProof/>
              </w:rPr>
            </w:rPrChange>
          </w:rPr>
          <w:instrText>HYPERLINK \l "_Toc246754588"</w:instrText>
        </w:r>
        <w:r w:rsidRPr="009D35CC">
          <w:rPr>
            <w:rStyle w:val="Hyperlink"/>
            <w:color w:val="984806" w:themeColor="accent6" w:themeShade="80"/>
            <w:rPrChange w:id="143" w:author="hoffman" w:date="2009-11-23T15:53:00Z">
              <w:rPr>
                <w:rStyle w:val="Hyperlink"/>
                <w:noProof/>
              </w:rPr>
            </w:rPrChange>
          </w:rPr>
          <w:instrText xml:space="preserve"> </w:instrText>
        </w:r>
        <w:r w:rsidRPr="009D35CC">
          <w:rPr>
            <w:rStyle w:val="Hyperlink"/>
            <w:color w:val="984806" w:themeColor="accent6" w:themeShade="80"/>
            <w:rPrChange w:id="144" w:author="hoffman" w:date="2009-11-23T15:53:00Z">
              <w:rPr>
                <w:rStyle w:val="Hyperlink"/>
                <w:noProof/>
              </w:rPr>
            </w:rPrChange>
          </w:rPr>
        </w:r>
        <w:r w:rsidRPr="009D35CC">
          <w:rPr>
            <w:rStyle w:val="Hyperlink"/>
            <w:color w:val="984806" w:themeColor="accent6" w:themeShade="80"/>
            <w:rPrChange w:id="145" w:author="hoffman" w:date="2009-11-23T15:53:00Z">
              <w:rPr>
                <w:rStyle w:val="Hyperlink"/>
                <w:noProof/>
              </w:rPr>
            </w:rPrChange>
          </w:rPr>
          <w:fldChar w:fldCharType="separate"/>
        </w:r>
        <w:r w:rsidRPr="009D35CC">
          <w:rPr>
            <w:rStyle w:val="Hyperlink"/>
            <w:color w:val="984806" w:themeColor="accent6" w:themeShade="80"/>
            <w:rPrChange w:id="146" w:author="hoffman" w:date="2009-11-23T15:53:00Z">
              <w:rPr>
                <w:rStyle w:val="Hyperlink"/>
                <w:noProof/>
              </w:rPr>
            </w:rPrChange>
          </w:rPr>
          <w:t>Thresholds</w:t>
        </w:r>
        <w:r w:rsidRPr="009D35CC">
          <w:rPr>
            <w:webHidden/>
            <w:rPrChange w:id="147" w:author="hoffman" w:date="2009-11-23T15:53:00Z">
              <w:rPr>
                <w:noProof/>
                <w:webHidden/>
              </w:rPr>
            </w:rPrChange>
          </w:rPr>
          <w:tab/>
        </w:r>
        <w:r w:rsidRPr="009D35CC">
          <w:rPr>
            <w:webHidden/>
            <w:rPrChange w:id="148" w:author="hoffman" w:date="2009-11-23T15:53:00Z">
              <w:rPr>
                <w:noProof/>
                <w:webHidden/>
              </w:rPr>
            </w:rPrChange>
          </w:rPr>
          <w:fldChar w:fldCharType="begin"/>
        </w:r>
        <w:r w:rsidRPr="009D35CC">
          <w:rPr>
            <w:webHidden/>
            <w:rPrChange w:id="149" w:author="hoffman" w:date="2009-11-23T15:53:00Z">
              <w:rPr>
                <w:noProof/>
                <w:webHidden/>
              </w:rPr>
            </w:rPrChange>
          </w:rPr>
          <w:instrText xml:space="preserve"> PAGEREF _Toc246754588 \h </w:instrText>
        </w:r>
        <w:r w:rsidRPr="009D35CC">
          <w:rPr>
            <w:webHidden/>
            <w:rPrChange w:id="150" w:author="hoffman" w:date="2009-11-23T15:53:00Z">
              <w:rPr>
                <w:noProof/>
                <w:webHidden/>
              </w:rPr>
            </w:rPrChange>
          </w:rPr>
        </w:r>
      </w:ins>
      <w:r w:rsidRPr="009D35CC">
        <w:rPr>
          <w:webHidden/>
          <w:rPrChange w:id="151" w:author="hoffman" w:date="2009-11-23T15:53:00Z">
            <w:rPr>
              <w:noProof/>
              <w:webHidden/>
            </w:rPr>
          </w:rPrChange>
        </w:rPr>
        <w:fldChar w:fldCharType="separate"/>
      </w:r>
      <w:ins w:id="152" w:author="hoffman" w:date="2009-11-23T15:59:00Z">
        <w:r w:rsidR="00FD7ADD">
          <w:rPr>
            <w:webHidden/>
          </w:rPr>
          <w:t>10</w:t>
        </w:r>
      </w:ins>
      <w:ins w:id="153" w:author="hoffman" w:date="2009-11-23T15:47:00Z">
        <w:r w:rsidRPr="009D35CC">
          <w:rPr>
            <w:webHidden/>
            <w:rPrChange w:id="154" w:author="hoffman" w:date="2009-11-23T15:53:00Z">
              <w:rPr>
                <w:noProof/>
                <w:webHidden/>
              </w:rPr>
            </w:rPrChange>
          </w:rPr>
          <w:fldChar w:fldCharType="end"/>
        </w:r>
        <w:r w:rsidRPr="009D35CC">
          <w:rPr>
            <w:rStyle w:val="Hyperlink"/>
            <w:color w:val="984806" w:themeColor="accent6" w:themeShade="80"/>
            <w:rPrChange w:id="155" w:author="hoffman" w:date="2009-11-23T15:53:00Z">
              <w:rPr>
                <w:rStyle w:val="Hyperlink"/>
                <w:noProof/>
              </w:rPr>
            </w:rPrChange>
          </w:rPr>
          <w:fldChar w:fldCharType="end"/>
        </w:r>
      </w:ins>
    </w:p>
    <w:p w:rsidR="009D35CC" w:rsidRPr="009D35CC" w:rsidRDefault="009D35CC" w:rsidP="009D35CC">
      <w:pPr>
        <w:pStyle w:val="TOC2"/>
        <w:rPr>
          <w:ins w:id="156" w:author="hoffman" w:date="2009-11-23T15:47:00Z"/>
          <w:rFonts w:eastAsiaTheme="minorEastAsia"/>
          <w:rPrChange w:id="157" w:author="hoffman" w:date="2009-11-23T15:53:00Z">
            <w:rPr>
              <w:ins w:id="158" w:author="hoffman" w:date="2009-11-23T15:47:00Z"/>
              <w:rFonts w:asciiTheme="minorHAnsi" w:eastAsiaTheme="minorEastAsia" w:hAnsiTheme="minorHAnsi"/>
              <w:noProof/>
            </w:rPr>
          </w:rPrChange>
        </w:rPr>
        <w:pPrChange w:id="159" w:author="hoffman" w:date="2009-11-23T15:55:00Z">
          <w:pPr>
            <w:pStyle w:val="TOC2"/>
          </w:pPr>
        </w:pPrChange>
      </w:pPr>
      <w:ins w:id="160" w:author="hoffman" w:date="2009-11-23T15:47:00Z">
        <w:r w:rsidRPr="009D35CC">
          <w:rPr>
            <w:rStyle w:val="Hyperlink"/>
            <w:color w:val="984806" w:themeColor="accent6" w:themeShade="80"/>
            <w:rPrChange w:id="161" w:author="hoffman" w:date="2009-11-23T15:53:00Z">
              <w:rPr>
                <w:rStyle w:val="Hyperlink"/>
                <w:noProof/>
              </w:rPr>
            </w:rPrChange>
          </w:rPr>
          <w:fldChar w:fldCharType="begin"/>
        </w:r>
        <w:r w:rsidRPr="009D35CC">
          <w:rPr>
            <w:rStyle w:val="Hyperlink"/>
            <w:color w:val="984806" w:themeColor="accent6" w:themeShade="80"/>
            <w:rPrChange w:id="162" w:author="hoffman" w:date="2009-11-23T15:53:00Z">
              <w:rPr>
                <w:rStyle w:val="Hyperlink"/>
                <w:noProof/>
              </w:rPr>
            </w:rPrChange>
          </w:rPr>
          <w:instrText xml:space="preserve"> </w:instrText>
        </w:r>
        <w:r w:rsidRPr="009D35CC">
          <w:rPr>
            <w:rPrChange w:id="163" w:author="hoffman" w:date="2009-11-23T15:53:00Z">
              <w:rPr>
                <w:noProof/>
              </w:rPr>
            </w:rPrChange>
          </w:rPr>
          <w:instrText>HYPERLINK \l "_Toc246754589"</w:instrText>
        </w:r>
        <w:r w:rsidRPr="009D35CC">
          <w:rPr>
            <w:rStyle w:val="Hyperlink"/>
            <w:color w:val="984806" w:themeColor="accent6" w:themeShade="80"/>
            <w:rPrChange w:id="164" w:author="hoffman" w:date="2009-11-23T15:53:00Z">
              <w:rPr>
                <w:rStyle w:val="Hyperlink"/>
                <w:noProof/>
              </w:rPr>
            </w:rPrChange>
          </w:rPr>
          <w:instrText xml:space="preserve"> </w:instrText>
        </w:r>
        <w:r w:rsidRPr="009D35CC">
          <w:rPr>
            <w:rStyle w:val="Hyperlink"/>
            <w:color w:val="984806" w:themeColor="accent6" w:themeShade="80"/>
            <w:rPrChange w:id="165" w:author="hoffman" w:date="2009-11-23T15:53:00Z">
              <w:rPr>
                <w:rStyle w:val="Hyperlink"/>
                <w:noProof/>
              </w:rPr>
            </w:rPrChange>
          </w:rPr>
        </w:r>
        <w:r w:rsidRPr="009D35CC">
          <w:rPr>
            <w:rStyle w:val="Hyperlink"/>
            <w:color w:val="984806" w:themeColor="accent6" w:themeShade="80"/>
            <w:rPrChange w:id="166" w:author="hoffman" w:date="2009-11-23T15:53:00Z">
              <w:rPr>
                <w:rStyle w:val="Hyperlink"/>
                <w:noProof/>
              </w:rPr>
            </w:rPrChange>
          </w:rPr>
          <w:fldChar w:fldCharType="separate"/>
        </w:r>
        <w:r w:rsidRPr="009D35CC">
          <w:rPr>
            <w:rStyle w:val="Hyperlink"/>
            <w:color w:val="984806" w:themeColor="accent6" w:themeShade="80"/>
            <w:rPrChange w:id="167" w:author="hoffman" w:date="2009-11-23T15:53:00Z">
              <w:rPr>
                <w:rStyle w:val="Hyperlink"/>
                <w:noProof/>
              </w:rPr>
            </w:rPrChange>
          </w:rPr>
          <w:t>Allele Exceptions</w:t>
        </w:r>
        <w:r w:rsidRPr="009D35CC">
          <w:rPr>
            <w:webHidden/>
            <w:rPrChange w:id="168" w:author="hoffman" w:date="2009-11-23T15:53:00Z">
              <w:rPr>
                <w:noProof/>
                <w:webHidden/>
              </w:rPr>
            </w:rPrChange>
          </w:rPr>
          <w:tab/>
        </w:r>
        <w:r w:rsidRPr="009D35CC">
          <w:rPr>
            <w:webHidden/>
            <w:rPrChange w:id="169" w:author="hoffman" w:date="2009-11-23T15:53:00Z">
              <w:rPr>
                <w:noProof/>
                <w:webHidden/>
              </w:rPr>
            </w:rPrChange>
          </w:rPr>
          <w:fldChar w:fldCharType="begin"/>
        </w:r>
        <w:r w:rsidRPr="009D35CC">
          <w:rPr>
            <w:webHidden/>
            <w:rPrChange w:id="170" w:author="hoffman" w:date="2009-11-23T15:53:00Z">
              <w:rPr>
                <w:noProof/>
                <w:webHidden/>
              </w:rPr>
            </w:rPrChange>
          </w:rPr>
          <w:instrText xml:space="preserve"> PAGEREF _Toc246754589 \h </w:instrText>
        </w:r>
        <w:r w:rsidRPr="009D35CC">
          <w:rPr>
            <w:webHidden/>
            <w:rPrChange w:id="171" w:author="hoffman" w:date="2009-11-23T15:53:00Z">
              <w:rPr>
                <w:noProof/>
                <w:webHidden/>
              </w:rPr>
            </w:rPrChange>
          </w:rPr>
        </w:r>
      </w:ins>
      <w:r w:rsidRPr="009D35CC">
        <w:rPr>
          <w:webHidden/>
          <w:rPrChange w:id="172" w:author="hoffman" w:date="2009-11-23T15:53:00Z">
            <w:rPr>
              <w:noProof/>
              <w:webHidden/>
            </w:rPr>
          </w:rPrChange>
        </w:rPr>
        <w:fldChar w:fldCharType="separate"/>
      </w:r>
      <w:ins w:id="173" w:author="hoffman" w:date="2009-11-23T15:59:00Z">
        <w:r w:rsidR="00FD7ADD">
          <w:rPr>
            <w:webHidden/>
          </w:rPr>
          <w:t>12</w:t>
        </w:r>
      </w:ins>
      <w:ins w:id="174" w:author="hoffman" w:date="2009-11-23T15:47:00Z">
        <w:r w:rsidRPr="009D35CC">
          <w:rPr>
            <w:webHidden/>
            <w:rPrChange w:id="175" w:author="hoffman" w:date="2009-11-23T15:53:00Z">
              <w:rPr>
                <w:noProof/>
                <w:webHidden/>
              </w:rPr>
            </w:rPrChange>
          </w:rPr>
          <w:fldChar w:fldCharType="end"/>
        </w:r>
        <w:r w:rsidRPr="009D35CC">
          <w:rPr>
            <w:rStyle w:val="Hyperlink"/>
            <w:color w:val="984806" w:themeColor="accent6" w:themeShade="80"/>
            <w:rPrChange w:id="176" w:author="hoffman" w:date="2009-11-23T15:53:00Z">
              <w:rPr>
                <w:rStyle w:val="Hyperlink"/>
                <w:noProof/>
              </w:rPr>
            </w:rPrChange>
          </w:rPr>
          <w:fldChar w:fldCharType="end"/>
        </w:r>
      </w:ins>
    </w:p>
    <w:p w:rsidR="009D35CC" w:rsidRPr="009D35CC" w:rsidRDefault="009D35CC">
      <w:pPr>
        <w:pStyle w:val="TOC1"/>
        <w:rPr>
          <w:ins w:id="177" w:author="hoffman" w:date="2009-11-23T15:47:00Z"/>
          <w:rFonts w:ascii="Papyrus" w:eastAsiaTheme="minorEastAsia" w:hAnsi="Papyrus"/>
          <w:noProof/>
          <w:color w:val="984806" w:themeColor="accent6" w:themeShade="80"/>
          <w:sz w:val="36"/>
          <w:szCs w:val="36"/>
          <w:rPrChange w:id="178" w:author="hoffman" w:date="2009-11-23T15:53:00Z">
            <w:rPr>
              <w:ins w:id="179" w:author="hoffman" w:date="2009-11-23T15:47:00Z"/>
              <w:rFonts w:asciiTheme="minorHAnsi" w:eastAsiaTheme="minorEastAsia" w:hAnsiTheme="minorHAnsi"/>
              <w:noProof/>
            </w:rPr>
          </w:rPrChange>
        </w:rPr>
      </w:pPr>
      <w:ins w:id="180" w:author="hoffman" w:date="2009-11-23T15:47:00Z">
        <w:r w:rsidRPr="009D35CC">
          <w:rPr>
            <w:rStyle w:val="Hyperlink"/>
            <w:rFonts w:ascii="Papyrus" w:hAnsi="Papyrus"/>
            <w:noProof/>
            <w:color w:val="984806" w:themeColor="accent6" w:themeShade="80"/>
            <w:sz w:val="36"/>
            <w:szCs w:val="36"/>
            <w:rPrChange w:id="181" w:author="hoffman" w:date="2009-11-23T15:53:00Z">
              <w:rPr>
                <w:rStyle w:val="Hyperlink"/>
                <w:noProof/>
              </w:rPr>
            </w:rPrChange>
          </w:rPr>
          <w:fldChar w:fldCharType="begin"/>
        </w:r>
        <w:r w:rsidRPr="009D35CC">
          <w:rPr>
            <w:rStyle w:val="Hyperlink"/>
            <w:rFonts w:ascii="Papyrus" w:hAnsi="Papyrus"/>
            <w:noProof/>
            <w:color w:val="984806" w:themeColor="accent6" w:themeShade="80"/>
            <w:sz w:val="36"/>
            <w:szCs w:val="36"/>
            <w:rPrChange w:id="182" w:author="hoffman" w:date="2009-11-23T15:53:00Z">
              <w:rPr>
                <w:rStyle w:val="Hyperlink"/>
                <w:noProof/>
              </w:rPr>
            </w:rPrChange>
          </w:rPr>
          <w:instrText xml:space="preserve"> </w:instrText>
        </w:r>
        <w:r w:rsidRPr="009D35CC">
          <w:rPr>
            <w:rFonts w:ascii="Papyrus" w:hAnsi="Papyrus"/>
            <w:noProof/>
            <w:color w:val="984806" w:themeColor="accent6" w:themeShade="80"/>
            <w:sz w:val="36"/>
            <w:szCs w:val="36"/>
            <w:rPrChange w:id="183" w:author="hoffman" w:date="2009-11-23T15:53:00Z">
              <w:rPr>
                <w:noProof/>
              </w:rPr>
            </w:rPrChange>
          </w:rPr>
          <w:instrText>HYPERLINK \l "_Toc246754590"</w:instrText>
        </w:r>
        <w:r w:rsidRPr="009D35CC">
          <w:rPr>
            <w:rStyle w:val="Hyperlink"/>
            <w:rFonts w:ascii="Papyrus" w:hAnsi="Papyrus"/>
            <w:noProof/>
            <w:color w:val="984806" w:themeColor="accent6" w:themeShade="80"/>
            <w:sz w:val="36"/>
            <w:szCs w:val="36"/>
            <w:rPrChange w:id="184" w:author="hoffman" w:date="2009-11-23T15:53:00Z">
              <w:rPr>
                <w:rStyle w:val="Hyperlink"/>
                <w:noProof/>
              </w:rPr>
            </w:rPrChange>
          </w:rPr>
          <w:instrText xml:space="preserve"> </w:instrText>
        </w:r>
        <w:r w:rsidRPr="009D35CC">
          <w:rPr>
            <w:rStyle w:val="Hyperlink"/>
            <w:rFonts w:ascii="Papyrus" w:hAnsi="Papyrus"/>
            <w:noProof/>
            <w:color w:val="984806" w:themeColor="accent6" w:themeShade="80"/>
            <w:sz w:val="36"/>
            <w:szCs w:val="36"/>
            <w:rPrChange w:id="185" w:author="hoffman" w:date="2009-11-23T15:53:00Z">
              <w:rPr>
                <w:rStyle w:val="Hyperlink"/>
                <w:noProof/>
              </w:rPr>
            </w:rPrChange>
          </w:rPr>
        </w:r>
        <w:r w:rsidRPr="009D35CC">
          <w:rPr>
            <w:rStyle w:val="Hyperlink"/>
            <w:rFonts w:ascii="Papyrus" w:hAnsi="Papyrus"/>
            <w:noProof/>
            <w:color w:val="984806" w:themeColor="accent6" w:themeShade="80"/>
            <w:sz w:val="36"/>
            <w:szCs w:val="36"/>
            <w:rPrChange w:id="186" w:author="hoffman" w:date="2009-11-23T15:53:00Z">
              <w:rPr>
                <w:rStyle w:val="Hyperlink"/>
                <w:noProof/>
              </w:rPr>
            </w:rPrChange>
          </w:rPr>
          <w:fldChar w:fldCharType="separate"/>
        </w:r>
        <w:r w:rsidRPr="009D35CC">
          <w:rPr>
            <w:rStyle w:val="Hyperlink"/>
            <w:rFonts w:ascii="Papyrus" w:hAnsi="Papyrus"/>
            <w:noProof/>
            <w:color w:val="984806" w:themeColor="accent6" w:themeShade="80"/>
            <w:sz w:val="36"/>
            <w:szCs w:val="36"/>
            <w:rPrChange w:id="187" w:author="hoffman" w:date="2009-11-23T15:53:00Z">
              <w:rPr>
                <w:rStyle w:val="Hyperlink"/>
                <w:noProof/>
              </w:rPr>
            </w:rPrChange>
          </w:rPr>
          <w:t>An</w:t>
        </w:r>
        <w:r w:rsidRPr="009D35CC">
          <w:rPr>
            <w:rStyle w:val="Hyperlink"/>
            <w:rFonts w:ascii="Papyrus" w:hAnsi="Papyrus"/>
            <w:noProof/>
            <w:color w:val="984806" w:themeColor="accent6" w:themeShade="80"/>
            <w:sz w:val="36"/>
            <w:szCs w:val="36"/>
            <w:rPrChange w:id="188" w:author="hoffman" w:date="2009-11-23T15:53:00Z">
              <w:rPr>
                <w:rStyle w:val="Hyperlink"/>
                <w:noProof/>
              </w:rPr>
            </w:rPrChange>
          </w:rPr>
          <w:t>a</w:t>
        </w:r>
        <w:r w:rsidRPr="009D35CC">
          <w:rPr>
            <w:rStyle w:val="Hyperlink"/>
            <w:rFonts w:ascii="Papyrus" w:hAnsi="Papyrus"/>
            <w:noProof/>
            <w:color w:val="984806" w:themeColor="accent6" w:themeShade="80"/>
            <w:sz w:val="36"/>
            <w:szCs w:val="36"/>
            <w:rPrChange w:id="189" w:author="hoffman" w:date="2009-11-23T15:53:00Z">
              <w:rPr>
                <w:rStyle w:val="Hyperlink"/>
                <w:noProof/>
              </w:rPr>
            </w:rPrChange>
          </w:rPr>
          <w:t>lysis</w:t>
        </w:r>
        <w:r w:rsidRPr="009D35CC">
          <w:rPr>
            <w:rFonts w:ascii="Papyrus" w:hAnsi="Papyrus"/>
            <w:noProof/>
            <w:webHidden/>
            <w:color w:val="984806" w:themeColor="accent6" w:themeShade="80"/>
            <w:sz w:val="36"/>
            <w:szCs w:val="36"/>
            <w:rPrChange w:id="190" w:author="hoffman" w:date="2009-11-23T15:53:00Z">
              <w:rPr>
                <w:noProof/>
                <w:webHidden/>
              </w:rPr>
            </w:rPrChange>
          </w:rPr>
          <w:tab/>
        </w:r>
        <w:r w:rsidRPr="009D35CC">
          <w:rPr>
            <w:rFonts w:ascii="Papyrus" w:hAnsi="Papyrus"/>
            <w:noProof/>
            <w:webHidden/>
            <w:color w:val="984806" w:themeColor="accent6" w:themeShade="80"/>
            <w:sz w:val="36"/>
            <w:szCs w:val="36"/>
            <w:rPrChange w:id="191" w:author="hoffman" w:date="2009-11-23T15:53:00Z">
              <w:rPr>
                <w:noProof/>
                <w:webHidden/>
              </w:rPr>
            </w:rPrChange>
          </w:rPr>
          <w:fldChar w:fldCharType="begin"/>
        </w:r>
        <w:r w:rsidRPr="009D35CC">
          <w:rPr>
            <w:rFonts w:ascii="Papyrus" w:hAnsi="Papyrus"/>
            <w:noProof/>
            <w:webHidden/>
            <w:color w:val="984806" w:themeColor="accent6" w:themeShade="80"/>
            <w:sz w:val="36"/>
            <w:szCs w:val="36"/>
            <w:rPrChange w:id="192" w:author="hoffman" w:date="2009-11-23T15:53:00Z">
              <w:rPr>
                <w:noProof/>
                <w:webHidden/>
              </w:rPr>
            </w:rPrChange>
          </w:rPr>
          <w:instrText xml:space="preserve"> PAGEREF _Toc246754590 \h </w:instrText>
        </w:r>
        <w:r w:rsidRPr="009D35CC">
          <w:rPr>
            <w:rFonts w:ascii="Papyrus" w:hAnsi="Papyrus"/>
            <w:noProof/>
            <w:webHidden/>
            <w:color w:val="984806" w:themeColor="accent6" w:themeShade="80"/>
            <w:sz w:val="36"/>
            <w:szCs w:val="36"/>
            <w:rPrChange w:id="193" w:author="hoffman" w:date="2009-11-23T15:53:00Z">
              <w:rPr>
                <w:noProof/>
                <w:webHidden/>
              </w:rPr>
            </w:rPrChange>
          </w:rPr>
        </w:r>
      </w:ins>
      <w:r w:rsidRPr="009D35CC">
        <w:rPr>
          <w:rFonts w:ascii="Papyrus" w:hAnsi="Papyrus"/>
          <w:noProof/>
          <w:webHidden/>
          <w:color w:val="984806" w:themeColor="accent6" w:themeShade="80"/>
          <w:sz w:val="36"/>
          <w:szCs w:val="36"/>
          <w:rPrChange w:id="194" w:author="hoffman" w:date="2009-11-23T15:53:00Z">
            <w:rPr>
              <w:noProof/>
              <w:webHidden/>
            </w:rPr>
          </w:rPrChange>
        </w:rPr>
        <w:fldChar w:fldCharType="separate"/>
      </w:r>
      <w:ins w:id="195" w:author="hoffman" w:date="2009-11-23T15:59:00Z">
        <w:r w:rsidR="00FD7ADD">
          <w:rPr>
            <w:rFonts w:ascii="Papyrus" w:hAnsi="Papyrus"/>
            <w:noProof/>
            <w:webHidden/>
            <w:color w:val="984806" w:themeColor="accent6" w:themeShade="80"/>
            <w:sz w:val="36"/>
            <w:szCs w:val="36"/>
          </w:rPr>
          <w:t>14</w:t>
        </w:r>
      </w:ins>
      <w:ins w:id="196" w:author="hoffman" w:date="2009-11-23T15:47:00Z">
        <w:r w:rsidRPr="009D35CC">
          <w:rPr>
            <w:rFonts w:ascii="Papyrus" w:hAnsi="Papyrus"/>
            <w:noProof/>
            <w:webHidden/>
            <w:color w:val="984806" w:themeColor="accent6" w:themeShade="80"/>
            <w:sz w:val="36"/>
            <w:szCs w:val="36"/>
            <w:rPrChange w:id="197" w:author="hoffman" w:date="2009-11-23T15:53:00Z">
              <w:rPr>
                <w:noProof/>
                <w:webHidden/>
              </w:rPr>
            </w:rPrChange>
          </w:rPr>
          <w:fldChar w:fldCharType="end"/>
        </w:r>
        <w:r w:rsidRPr="009D35CC">
          <w:rPr>
            <w:rStyle w:val="Hyperlink"/>
            <w:rFonts w:ascii="Papyrus" w:hAnsi="Papyrus"/>
            <w:noProof/>
            <w:color w:val="984806" w:themeColor="accent6" w:themeShade="80"/>
            <w:sz w:val="36"/>
            <w:szCs w:val="36"/>
            <w:rPrChange w:id="198" w:author="hoffman" w:date="2009-11-23T15:53:00Z">
              <w:rPr>
                <w:rStyle w:val="Hyperlink"/>
                <w:noProof/>
              </w:rPr>
            </w:rPrChange>
          </w:rPr>
          <w:fldChar w:fldCharType="end"/>
        </w:r>
      </w:ins>
    </w:p>
    <w:p w:rsidR="009D35CC" w:rsidRPr="009D35CC" w:rsidRDefault="009D35CC">
      <w:pPr>
        <w:pStyle w:val="TOC1"/>
        <w:rPr>
          <w:ins w:id="199" w:author="hoffman" w:date="2009-11-23T15:47:00Z"/>
          <w:rFonts w:ascii="Papyrus" w:eastAsiaTheme="minorEastAsia" w:hAnsi="Papyrus"/>
          <w:noProof/>
          <w:color w:val="984806" w:themeColor="accent6" w:themeShade="80"/>
          <w:sz w:val="36"/>
          <w:szCs w:val="36"/>
          <w:rPrChange w:id="200" w:author="hoffman" w:date="2009-11-23T15:53:00Z">
            <w:rPr>
              <w:ins w:id="201" w:author="hoffman" w:date="2009-11-23T15:47:00Z"/>
              <w:rFonts w:asciiTheme="minorHAnsi" w:eastAsiaTheme="minorEastAsia" w:hAnsiTheme="minorHAnsi"/>
              <w:noProof/>
            </w:rPr>
          </w:rPrChange>
        </w:rPr>
      </w:pPr>
      <w:ins w:id="202" w:author="hoffman" w:date="2009-11-23T15:47:00Z">
        <w:r w:rsidRPr="009D35CC">
          <w:rPr>
            <w:rStyle w:val="Hyperlink"/>
            <w:rFonts w:ascii="Papyrus" w:hAnsi="Papyrus"/>
            <w:noProof/>
            <w:color w:val="984806" w:themeColor="accent6" w:themeShade="80"/>
            <w:sz w:val="36"/>
            <w:szCs w:val="36"/>
            <w:rPrChange w:id="203" w:author="hoffman" w:date="2009-11-23T15:53:00Z">
              <w:rPr>
                <w:rStyle w:val="Hyperlink"/>
                <w:noProof/>
              </w:rPr>
            </w:rPrChange>
          </w:rPr>
          <w:fldChar w:fldCharType="begin"/>
        </w:r>
        <w:r w:rsidRPr="009D35CC">
          <w:rPr>
            <w:rStyle w:val="Hyperlink"/>
            <w:rFonts w:ascii="Papyrus" w:hAnsi="Papyrus"/>
            <w:noProof/>
            <w:color w:val="984806" w:themeColor="accent6" w:themeShade="80"/>
            <w:sz w:val="36"/>
            <w:szCs w:val="36"/>
            <w:rPrChange w:id="204" w:author="hoffman" w:date="2009-11-23T15:53:00Z">
              <w:rPr>
                <w:rStyle w:val="Hyperlink"/>
                <w:noProof/>
              </w:rPr>
            </w:rPrChange>
          </w:rPr>
          <w:instrText xml:space="preserve"> </w:instrText>
        </w:r>
        <w:r w:rsidRPr="009D35CC">
          <w:rPr>
            <w:rFonts w:ascii="Papyrus" w:hAnsi="Papyrus"/>
            <w:noProof/>
            <w:color w:val="984806" w:themeColor="accent6" w:themeShade="80"/>
            <w:sz w:val="36"/>
            <w:szCs w:val="36"/>
            <w:rPrChange w:id="205" w:author="hoffman" w:date="2009-11-23T15:53:00Z">
              <w:rPr>
                <w:noProof/>
              </w:rPr>
            </w:rPrChange>
          </w:rPr>
          <w:instrText>HYPERLINK \l "_Toc246754591"</w:instrText>
        </w:r>
        <w:r w:rsidRPr="009D35CC">
          <w:rPr>
            <w:rStyle w:val="Hyperlink"/>
            <w:rFonts w:ascii="Papyrus" w:hAnsi="Papyrus"/>
            <w:noProof/>
            <w:color w:val="984806" w:themeColor="accent6" w:themeShade="80"/>
            <w:sz w:val="36"/>
            <w:szCs w:val="36"/>
            <w:rPrChange w:id="206" w:author="hoffman" w:date="2009-11-23T15:53:00Z">
              <w:rPr>
                <w:rStyle w:val="Hyperlink"/>
                <w:noProof/>
              </w:rPr>
            </w:rPrChange>
          </w:rPr>
          <w:instrText xml:space="preserve"> </w:instrText>
        </w:r>
        <w:r w:rsidRPr="009D35CC">
          <w:rPr>
            <w:rStyle w:val="Hyperlink"/>
            <w:rFonts w:ascii="Papyrus" w:hAnsi="Papyrus"/>
            <w:noProof/>
            <w:color w:val="984806" w:themeColor="accent6" w:themeShade="80"/>
            <w:sz w:val="36"/>
            <w:szCs w:val="36"/>
            <w:rPrChange w:id="207" w:author="hoffman" w:date="2009-11-23T15:53:00Z">
              <w:rPr>
                <w:rStyle w:val="Hyperlink"/>
                <w:noProof/>
              </w:rPr>
            </w:rPrChange>
          </w:rPr>
        </w:r>
        <w:r w:rsidRPr="009D35CC">
          <w:rPr>
            <w:rStyle w:val="Hyperlink"/>
            <w:rFonts w:ascii="Papyrus" w:hAnsi="Papyrus"/>
            <w:noProof/>
            <w:color w:val="984806" w:themeColor="accent6" w:themeShade="80"/>
            <w:sz w:val="36"/>
            <w:szCs w:val="36"/>
            <w:rPrChange w:id="208" w:author="hoffman" w:date="2009-11-23T15:53:00Z">
              <w:rPr>
                <w:rStyle w:val="Hyperlink"/>
                <w:noProof/>
              </w:rPr>
            </w:rPrChange>
          </w:rPr>
          <w:fldChar w:fldCharType="separate"/>
        </w:r>
        <w:r w:rsidRPr="009D35CC">
          <w:rPr>
            <w:rStyle w:val="Hyperlink"/>
            <w:rFonts w:ascii="Papyrus" w:hAnsi="Papyrus"/>
            <w:noProof/>
            <w:color w:val="984806" w:themeColor="accent6" w:themeShade="80"/>
            <w:sz w:val="36"/>
            <w:szCs w:val="36"/>
            <w:rPrChange w:id="209" w:author="hoffman" w:date="2009-11-23T15:53:00Z">
              <w:rPr>
                <w:rStyle w:val="Hyperlink"/>
                <w:noProof/>
              </w:rPr>
            </w:rPrChange>
          </w:rPr>
          <w:t>OSIRIS Report Files</w:t>
        </w:r>
        <w:r w:rsidRPr="009D35CC">
          <w:rPr>
            <w:rFonts w:ascii="Papyrus" w:hAnsi="Papyrus"/>
            <w:noProof/>
            <w:webHidden/>
            <w:color w:val="984806" w:themeColor="accent6" w:themeShade="80"/>
            <w:sz w:val="36"/>
            <w:szCs w:val="36"/>
            <w:rPrChange w:id="210" w:author="hoffman" w:date="2009-11-23T15:53:00Z">
              <w:rPr>
                <w:noProof/>
                <w:webHidden/>
              </w:rPr>
            </w:rPrChange>
          </w:rPr>
          <w:tab/>
        </w:r>
        <w:r w:rsidRPr="009D35CC">
          <w:rPr>
            <w:rFonts w:ascii="Papyrus" w:hAnsi="Papyrus"/>
            <w:noProof/>
            <w:webHidden/>
            <w:color w:val="984806" w:themeColor="accent6" w:themeShade="80"/>
            <w:sz w:val="36"/>
            <w:szCs w:val="36"/>
            <w:rPrChange w:id="211" w:author="hoffman" w:date="2009-11-23T15:53:00Z">
              <w:rPr>
                <w:noProof/>
                <w:webHidden/>
              </w:rPr>
            </w:rPrChange>
          </w:rPr>
          <w:fldChar w:fldCharType="begin"/>
        </w:r>
        <w:r w:rsidRPr="009D35CC">
          <w:rPr>
            <w:rFonts w:ascii="Papyrus" w:hAnsi="Papyrus"/>
            <w:noProof/>
            <w:webHidden/>
            <w:color w:val="984806" w:themeColor="accent6" w:themeShade="80"/>
            <w:sz w:val="36"/>
            <w:szCs w:val="36"/>
            <w:rPrChange w:id="212" w:author="hoffman" w:date="2009-11-23T15:53:00Z">
              <w:rPr>
                <w:noProof/>
                <w:webHidden/>
              </w:rPr>
            </w:rPrChange>
          </w:rPr>
          <w:instrText xml:space="preserve"> PAGEREF _Toc246754591 \h </w:instrText>
        </w:r>
        <w:r w:rsidRPr="009D35CC">
          <w:rPr>
            <w:rFonts w:ascii="Papyrus" w:hAnsi="Papyrus"/>
            <w:noProof/>
            <w:webHidden/>
            <w:color w:val="984806" w:themeColor="accent6" w:themeShade="80"/>
            <w:sz w:val="36"/>
            <w:szCs w:val="36"/>
            <w:rPrChange w:id="213" w:author="hoffman" w:date="2009-11-23T15:53:00Z">
              <w:rPr>
                <w:noProof/>
                <w:webHidden/>
              </w:rPr>
            </w:rPrChange>
          </w:rPr>
        </w:r>
      </w:ins>
      <w:r w:rsidRPr="009D35CC">
        <w:rPr>
          <w:rFonts w:ascii="Papyrus" w:hAnsi="Papyrus"/>
          <w:noProof/>
          <w:webHidden/>
          <w:color w:val="984806" w:themeColor="accent6" w:themeShade="80"/>
          <w:sz w:val="36"/>
          <w:szCs w:val="36"/>
          <w:rPrChange w:id="214" w:author="hoffman" w:date="2009-11-23T15:53:00Z">
            <w:rPr>
              <w:noProof/>
              <w:webHidden/>
            </w:rPr>
          </w:rPrChange>
        </w:rPr>
        <w:fldChar w:fldCharType="separate"/>
      </w:r>
      <w:ins w:id="215" w:author="hoffman" w:date="2009-11-23T15:59:00Z">
        <w:r w:rsidR="00FD7ADD">
          <w:rPr>
            <w:rFonts w:ascii="Papyrus" w:hAnsi="Papyrus"/>
            <w:noProof/>
            <w:webHidden/>
            <w:color w:val="984806" w:themeColor="accent6" w:themeShade="80"/>
            <w:sz w:val="36"/>
            <w:szCs w:val="36"/>
          </w:rPr>
          <w:t>16</w:t>
        </w:r>
      </w:ins>
      <w:ins w:id="216" w:author="hoffman" w:date="2009-11-23T15:47:00Z">
        <w:r w:rsidRPr="009D35CC">
          <w:rPr>
            <w:rFonts w:ascii="Papyrus" w:hAnsi="Papyrus"/>
            <w:noProof/>
            <w:webHidden/>
            <w:color w:val="984806" w:themeColor="accent6" w:themeShade="80"/>
            <w:sz w:val="36"/>
            <w:szCs w:val="36"/>
            <w:rPrChange w:id="217" w:author="hoffman" w:date="2009-11-23T15:53:00Z">
              <w:rPr>
                <w:noProof/>
                <w:webHidden/>
              </w:rPr>
            </w:rPrChange>
          </w:rPr>
          <w:fldChar w:fldCharType="end"/>
        </w:r>
        <w:r w:rsidRPr="009D35CC">
          <w:rPr>
            <w:rStyle w:val="Hyperlink"/>
            <w:rFonts w:ascii="Papyrus" w:hAnsi="Papyrus"/>
            <w:noProof/>
            <w:color w:val="984806" w:themeColor="accent6" w:themeShade="80"/>
            <w:sz w:val="36"/>
            <w:szCs w:val="36"/>
            <w:rPrChange w:id="218" w:author="hoffman" w:date="2009-11-23T15:53:00Z">
              <w:rPr>
                <w:rStyle w:val="Hyperlink"/>
                <w:noProof/>
              </w:rPr>
            </w:rPrChange>
          </w:rPr>
          <w:fldChar w:fldCharType="end"/>
        </w:r>
      </w:ins>
    </w:p>
    <w:p w:rsidR="009D35CC" w:rsidRPr="009D35CC" w:rsidRDefault="009D35CC" w:rsidP="009D35CC">
      <w:pPr>
        <w:pStyle w:val="TOC2"/>
        <w:rPr>
          <w:ins w:id="219" w:author="hoffman" w:date="2009-11-23T15:47:00Z"/>
          <w:rFonts w:eastAsiaTheme="minorEastAsia"/>
          <w:rPrChange w:id="220" w:author="hoffman" w:date="2009-11-23T15:54:00Z">
            <w:rPr>
              <w:ins w:id="221" w:author="hoffman" w:date="2009-11-23T15:47:00Z"/>
              <w:rFonts w:asciiTheme="minorHAnsi" w:eastAsiaTheme="minorEastAsia" w:hAnsiTheme="minorHAnsi"/>
              <w:noProof/>
            </w:rPr>
          </w:rPrChange>
        </w:rPr>
        <w:pPrChange w:id="222" w:author="hoffman" w:date="2009-11-23T15:55:00Z">
          <w:pPr>
            <w:pStyle w:val="TOC2"/>
          </w:pPr>
        </w:pPrChange>
      </w:pPr>
      <w:ins w:id="223" w:author="hoffman" w:date="2009-11-23T15:47:00Z">
        <w:r w:rsidRPr="009D35CC">
          <w:rPr>
            <w:rStyle w:val="Hyperlink"/>
            <w:color w:val="984806" w:themeColor="accent6" w:themeShade="80"/>
            <w:sz w:val="36"/>
            <w:szCs w:val="36"/>
            <w:rPrChange w:id="224" w:author="hoffman" w:date="2009-11-23T15:53:00Z">
              <w:rPr>
                <w:rStyle w:val="Hyperlink"/>
                <w:noProof/>
              </w:rPr>
            </w:rPrChange>
          </w:rPr>
          <w:fldChar w:fldCharType="begin"/>
        </w:r>
        <w:r w:rsidRPr="009D35CC">
          <w:rPr>
            <w:rStyle w:val="Hyperlink"/>
            <w:color w:val="984806" w:themeColor="accent6" w:themeShade="80"/>
            <w:sz w:val="36"/>
            <w:szCs w:val="36"/>
            <w:rPrChange w:id="225" w:author="hoffman" w:date="2009-11-23T15:53:00Z">
              <w:rPr>
                <w:rStyle w:val="Hyperlink"/>
                <w:noProof/>
              </w:rPr>
            </w:rPrChange>
          </w:rPr>
          <w:instrText xml:space="preserve"> </w:instrText>
        </w:r>
        <w:r w:rsidRPr="009D35CC">
          <w:rPr>
            <w:rPrChange w:id="226" w:author="hoffman" w:date="2009-11-23T15:53:00Z">
              <w:rPr>
                <w:noProof/>
              </w:rPr>
            </w:rPrChange>
          </w:rPr>
          <w:instrText>HYPERLINK \l "_Toc246754592"</w:instrText>
        </w:r>
        <w:r w:rsidRPr="009D35CC">
          <w:rPr>
            <w:rStyle w:val="Hyperlink"/>
            <w:color w:val="984806" w:themeColor="accent6" w:themeShade="80"/>
            <w:sz w:val="36"/>
            <w:szCs w:val="36"/>
            <w:rPrChange w:id="227" w:author="hoffman" w:date="2009-11-23T15:53:00Z">
              <w:rPr>
                <w:rStyle w:val="Hyperlink"/>
                <w:noProof/>
              </w:rPr>
            </w:rPrChange>
          </w:rPr>
          <w:instrText xml:space="preserve"> </w:instrText>
        </w:r>
        <w:r w:rsidRPr="009D35CC">
          <w:rPr>
            <w:rStyle w:val="Hyperlink"/>
            <w:color w:val="984806" w:themeColor="accent6" w:themeShade="80"/>
            <w:sz w:val="36"/>
            <w:szCs w:val="36"/>
            <w:rPrChange w:id="228" w:author="hoffman" w:date="2009-11-23T15:53:00Z">
              <w:rPr>
                <w:rStyle w:val="Hyperlink"/>
                <w:noProof/>
              </w:rPr>
            </w:rPrChange>
          </w:rPr>
        </w:r>
        <w:r w:rsidRPr="009D35CC">
          <w:rPr>
            <w:rStyle w:val="Hyperlink"/>
            <w:color w:val="984806" w:themeColor="accent6" w:themeShade="80"/>
            <w:sz w:val="36"/>
            <w:szCs w:val="36"/>
            <w:rPrChange w:id="229" w:author="hoffman" w:date="2009-11-23T15:53:00Z">
              <w:rPr>
                <w:rStyle w:val="Hyperlink"/>
                <w:noProof/>
              </w:rPr>
            </w:rPrChange>
          </w:rPr>
          <w:fldChar w:fldCharType="separate"/>
        </w:r>
        <w:r w:rsidRPr="009D35CC">
          <w:rPr>
            <w:rStyle w:val="Hyperlink"/>
            <w:color w:val="984806" w:themeColor="accent6" w:themeShade="80"/>
            <w:rPrChange w:id="230" w:author="hoffman" w:date="2009-11-23T15:54:00Z">
              <w:rPr>
                <w:rStyle w:val="Hyperlink"/>
                <w:noProof/>
              </w:rPr>
            </w:rPrChange>
          </w:rPr>
          <w:t>Toolbar and Menu</w:t>
        </w:r>
        <w:r w:rsidRPr="009D35CC">
          <w:rPr>
            <w:webHidden/>
            <w:rPrChange w:id="231" w:author="hoffman" w:date="2009-11-23T15:54:00Z">
              <w:rPr>
                <w:noProof/>
                <w:webHidden/>
              </w:rPr>
            </w:rPrChange>
          </w:rPr>
          <w:tab/>
        </w:r>
        <w:r w:rsidRPr="009D35CC">
          <w:rPr>
            <w:webHidden/>
            <w:rPrChange w:id="232" w:author="hoffman" w:date="2009-11-23T15:54:00Z">
              <w:rPr>
                <w:noProof/>
                <w:webHidden/>
              </w:rPr>
            </w:rPrChange>
          </w:rPr>
          <w:fldChar w:fldCharType="begin"/>
        </w:r>
        <w:r w:rsidRPr="009D35CC">
          <w:rPr>
            <w:webHidden/>
            <w:rPrChange w:id="233" w:author="hoffman" w:date="2009-11-23T15:54:00Z">
              <w:rPr>
                <w:noProof/>
                <w:webHidden/>
              </w:rPr>
            </w:rPrChange>
          </w:rPr>
          <w:instrText xml:space="preserve"> PAGEREF _Toc246754592 \h </w:instrText>
        </w:r>
        <w:r w:rsidRPr="009D35CC">
          <w:rPr>
            <w:webHidden/>
            <w:rPrChange w:id="234" w:author="hoffman" w:date="2009-11-23T15:54:00Z">
              <w:rPr>
                <w:noProof/>
                <w:webHidden/>
              </w:rPr>
            </w:rPrChange>
          </w:rPr>
        </w:r>
      </w:ins>
      <w:r w:rsidRPr="009D35CC">
        <w:rPr>
          <w:webHidden/>
          <w:rPrChange w:id="235" w:author="hoffman" w:date="2009-11-23T15:54:00Z">
            <w:rPr>
              <w:noProof/>
              <w:webHidden/>
            </w:rPr>
          </w:rPrChange>
        </w:rPr>
        <w:fldChar w:fldCharType="separate"/>
      </w:r>
      <w:ins w:id="236" w:author="hoffman" w:date="2009-11-23T15:59:00Z">
        <w:r w:rsidR="00FD7ADD">
          <w:rPr>
            <w:webHidden/>
          </w:rPr>
          <w:t>17</w:t>
        </w:r>
      </w:ins>
      <w:ins w:id="237" w:author="hoffman" w:date="2009-11-23T15:47:00Z">
        <w:r w:rsidRPr="009D35CC">
          <w:rPr>
            <w:webHidden/>
            <w:rPrChange w:id="238" w:author="hoffman" w:date="2009-11-23T15:54:00Z">
              <w:rPr>
                <w:noProof/>
                <w:webHidden/>
              </w:rPr>
            </w:rPrChange>
          </w:rPr>
          <w:fldChar w:fldCharType="end"/>
        </w:r>
        <w:r w:rsidRPr="009D35CC">
          <w:rPr>
            <w:rStyle w:val="Hyperlink"/>
            <w:color w:val="984806" w:themeColor="accent6" w:themeShade="80"/>
            <w:rPrChange w:id="239" w:author="hoffman" w:date="2009-11-23T15:54:00Z">
              <w:rPr>
                <w:rStyle w:val="Hyperlink"/>
                <w:noProof/>
              </w:rPr>
            </w:rPrChange>
          </w:rPr>
          <w:fldChar w:fldCharType="end"/>
        </w:r>
      </w:ins>
    </w:p>
    <w:p w:rsidR="009D35CC" w:rsidRPr="009D35CC" w:rsidRDefault="009D35CC">
      <w:pPr>
        <w:pStyle w:val="TOC1"/>
        <w:rPr>
          <w:ins w:id="240" w:author="hoffman" w:date="2009-11-23T15:47:00Z"/>
          <w:rFonts w:ascii="Papyrus" w:eastAsiaTheme="minorEastAsia" w:hAnsi="Papyrus"/>
          <w:noProof/>
          <w:color w:val="984806" w:themeColor="accent6" w:themeShade="80"/>
          <w:sz w:val="36"/>
          <w:szCs w:val="36"/>
          <w:rPrChange w:id="241" w:author="hoffman" w:date="2009-11-23T15:53:00Z">
            <w:rPr>
              <w:ins w:id="242" w:author="hoffman" w:date="2009-11-23T15:47:00Z"/>
              <w:rFonts w:asciiTheme="minorHAnsi" w:eastAsiaTheme="minorEastAsia" w:hAnsiTheme="minorHAnsi"/>
              <w:noProof/>
            </w:rPr>
          </w:rPrChange>
        </w:rPr>
      </w:pPr>
      <w:ins w:id="243" w:author="hoffman" w:date="2009-11-23T15:47:00Z">
        <w:r w:rsidRPr="009D35CC">
          <w:rPr>
            <w:rStyle w:val="Hyperlink"/>
            <w:rFonts w:ascii="Papyrus" w:hAnsi="Papyrus"/>
            <w:noProof/>
            <w:color w:val="984806" w:themeColor="accent6" w:themeShade="80"/>
            <w:sz w:val="36"/>
            <w:szCs w:val="36"/>
            <w:rPrChange w:id="244" w:author="hoffman" w:date="2009-11-23T15:53:00Z">
              <w:rPr>
                <w:rStyle w:val="Hyperlink"/>
                <w:noProof/>
              </w:rPr>
            </w:rPrChange>
          </w:rPr>
          <w:fldChar w:fldCharType="begin"/>
        </w:r>
        <w:r w:rsidRPr="009D35CC">
          <w:rPr>
            <w:rStyle w:val="Hyperlink"/>
            <w:rFonts w:ascii="Papyrus" w:hAnsi="Papyrus"/>
            <w:noProof/>
            <w:color w:val="984806" w:themeColor="accent6" w:themeShade="80"/>
            <w:sz w:val="36"/>
            <w:szCs w:val="36"/>
            <w:rPrChange w:id="245" w:author="hoffman" w:date="2009-11-23T15:53:00Z">
              <w:rPr>
                <w:rStyle w:val="Hyperlink"/>
                <w:noProof/>
              </w:rPr>
            </w:rPrChange>
          </w:rPr>
          <w:instrText xml:space="preserve"> </w:instrText>
        </w:r>
        <w:r w:rsidRPr="009D35CC">
          <w:rPr>
            <w:rFonts w:ascii="Papyrus" w:hAnsi="Papyrus"/>
            <w:noProof/>
            <w:color w:val="984806" w:themeColor="accent6" w:themeShade="80"/>
            <w:sz w:val="36"/>
            <w:szCs w:val="36"/>
            <w:rPrChange w:id="246" w:author="hoffman" w:date="2009-11-23T15:53:00Z">
              <w:rPr>
                <w:noProof/>
              </w:rPr>
            </w:rPrChange>
          </w:rPr>
          <w:instrText>HYPERLINK \l "_Toc246754593"</w:instrText>
        </w:r>
        <w:r w:rsidRPr="009D35CC">
          <w:rPr>
            <w:rStyle w:val="Hyperlink"/>
            <w:rFonts w:ascii="Papyrus" w:hAnsi="Papyrus"/>
            <w:noProof/>
            <w:color w:val="984806" w:themeColor="accent6" w:themeShade="80"/>
            <w:sz w:val="36"/>
            <w:szCs w:val="36"/>
            <w:rPrChange w:id="247" w:author="hoffman" w:date="2009-11-23T15:53:00Z">
              <w:rPr>
                <w:rStyle w:val="Hyperlink"/>
                <w:noProof/>
              </w:rPr>
            </w:rPrChange>
          </w:rPr>
          <w:instrText xml:space="preserve"> </w:instrText>
        </w:r>
        <w:r w:rsidRPr="009D35CC">
          <w:rPr>
            <w:rStyle w:val="Hyperlink"/>
            <w:rFonts w:ascii="Papyrus" w:hAnsi="Papyrus"/>
            <w:noProof/>
            <w:color w:val="984806" w:themeColor="accent6" w:themeShade="80"/>
            <w:sz w:val="36"/>
            <w:szCs w:val="36"/>
            <w:rPrChange w:id="248" w:author="hoffman" w:date="2009-11-23T15:53:00Z">
              <w:rPr>
                <w:rStyle w:val="Hyperlink"/>
                <w:noProof/>
              </w:rPr>
            </w:rPrChange>
          </w:rPr>
        </w:r>
        <w:r w:rsidRPr="009D35CC">
          <w:rPr>
            <w:rStyle w:val="Hyperlink"/>
            <w:rFonts w:ascii="Papyrus" w:hAnsi="Papyrus"/>
            <w:noProof/>
            <w:color w:val="984806" w:themeColor="accent6" w:themeShade="80"/>
            <w:sz w:val="36"/>
            <w:szCs w:val="36"/>
            <w:rPrChange w:id="249" w:author="hoffman" w:date="2009-11-23T15:53:00Z">
              <w:rPr>
                <w:rStyle w:val="Hyperlink"/>
                <w:noProof/>
              </w:rPr>
            </w:rPrChange>
          </w:rPr>
          <w:fldChar w:fldCharType="separate"/>
        </w:r>
        <w:r w:rsidRPr="009D35CC">
          <w:rPr>
            <w:rStyle w:val="Hyperlink"/>
            <w:rFonts w:ascii="Papyrus" w:hAnsi="Papyrus"/>
            <w:noProof/>
            <w:color w:val="984806" w:themeColor="accent6" w:themeShade="80"/>
            <w:sz w:val="36"/>
            <w:szCs w:val="36"/>
            <w:rPrChange w:id="250" w:author="hoffman" w:date="2009-11-23T15:53:00Z">
              <w:rPr>
                <w:rStyle w:val="Hyperlink"/>
                <w:noProof/>
              </w:rPr>
            </w:rPrChange>
          </w:rPr>
          <w:t>Osiris Plot Files</w:t>
        </w:r>
        <w:r w:rsidRPr="009D35CC">
          <w:rPr>
            <w:rFonts w:ascii="Papyrus" w:hAnsi="Papyrus"/>
            <w:noProof/>
            <w:webHidden/>
            <w:color w:val="984806" w:themeColor="accent6" w:themeShade="80"/>
            <w:sz w:val="36"/>
            <w:szCs w:val="36"/>
            <w:rPrChange w:id="251" w:author="hoffman" w:date="2009-11-23T15:53:00Z">
              <w:rPr>
                <w:noProof/>
                <w:webHidden/>
              </w:rPr>
            </w:rPrChange>
          </w:rPr>
          <w:tab/>
        </w:r>
        <w:r w:rsidRPr="009D35CC">
          <w:rPr>
            <w:rFonts w:ascii="Papyrus" w:hAnsi="Papyrus"/>
            <w:noProof/>
            <w:webHidden/>
            <w:color w:val="984806" w:themeColor="accent6" w:themeShade="80"/>
            <w:sz w:val="36"/>
            <w:szCs w:val="36"/>
            <w:rPrChange w:id="252" w:author="hoffman" w:date="2009-11-23T15:53:00Z">
              <w:rPr>
                <w:noProof/>
                <w:webHidden/>
              </w:rPr>
            </w:rPrChange>
          </w:rPr>
          <w:fldChar w:fldCharType="begin"/>
        </w:r>
        <w:r w:rsidRPr="009D35CC">
          <w:rPr>
            <w:rFonts w:ascii="Papyrus" w:hAnsi="Papyrus"/>
            <w:noProof/>
            <w:webHidden/>
            <w:color w:val="984806" w:themeColor="accent6" w:themeShade="80"/>
            <w:sz w:val="36"/>
            <w:szCs w:val="36"/>
            <w:rPrChange w:id="253" w:author="hoffman" w:date="2009-11-23T15:53:00Z">
              <w:rPr>
                <w:noProof/>
                <w:webHidden/>
              </w:rPr>
            </w:rPrChange>
          </w:rPr>
          <w:instrText xml:space="preserve"> PAGEREF _Toc246754593 \h </w:instrText>
        </w:r>
        <w:r w:rsidRPr="009D35CC">
          <w:rPr>
            <w:rFonts w:ascii="Papyrus" w:hAnsi="Papyrus"/>
            <w:noProof/>
            <w:webHidden/>
            <w:color w:val="984806" w:themeColor="accent6" w:themeShade="80"/>
            <w:sz w:val="36"/>
            <w:szCs w:val="36"/>
            <w:rPrChange w:id="254" w:author="hoffman" w:date="2009-11-23T15:53:00Z">
              <w:rPr>
                <w:noProof/>
                <w:webHidden/>
              </w:rPr>
            </w:rPrChange>
          </w:rPr>
        </w:r>
      </w:ins>
      <w:r w:rsidRPr="009D35CC">
        <w:rPr>
          <w:rFonts w:ascii="Papyrus" w:hAnsi="Papyrus"/>
          <w:noProof/>
          <w:webHidden/>
          <w:color w:val="984806" w:themeColor="accent6" w:themeShade="80"/>
          <w:sz w:val="36"/>
          <w:szCs w:val="36"/>
          <w:rPrChange w:id="255" w:author="hoffman" w:date="2009-11-23T15:53:00Z">
            <w:rPr>
              <w:noProof/>
              <w:webHidden/>
            </w:rPr>
          </w:rPrChange>
        </w:rPr>
        <w:fldChar w:fldCharType="separate"/>
      </w:r>
      <w:ins w:id="256" w:author="hoffman" w:date="2009-11-23T15:59:00Z">
        <w:r w:rsidR="00FD7ADD">
          <w:rPr>
            <w:rFonts w:ascii="Papyrus" w:hAnsi="Papyrus"/>
            <w:noProof/>
            <w:webHidden/>
            <w:color w:val="984806" w:themeColor="accent6" w:themeShade="80"/>
            <w:sz w:val="36"/>
            <w:szCs w:val="36"/>
          </w:rPr>
          <w:t>20</w:t>
        </w:r>
      </w:ins>
      <w:ins w:id="257" w:author="hoffman" w:date="2009-11-23T15:47:00Z">
        <w:r w:rsidRPr="009D35CC">
          <w:rPr>
            <w:rFonts w:ascii="Papyrus" w:hAnsi="Papyrus"/>
            <w:noProof/>
            <w:webHidden/>
            <w:color w:val="984806" w:themeColor="accent6" w:themeShade="80"/>
            <w:sz w:val="36"/>
            <w:szCs w:val="36"/>
            <w:rPrChange w:id="258" w:author="hoffman" w:date="2009-11-23T15:53:00Z">
              <w:rPr>
                <w:noProof/>
                <w:webHidden/>
              </w:rPr>
            </w:rPrChange>
          </w:rPr>
          <w:fldChar w:fldCharType="end"/>
        </w:r>
        <w:r w:rsidRPr="009D35CC">
          <w:rPr>
            <w:rStyle w:val="Hyperlink"/>
            <w:rFonts w:ascii="Papyrus" w:hAnsi="Papyrus"/>
            <w:noProof/>
            <w:color w:val="984806" w:themeColor="accent6" w:themeShade="80"/>
            <w:sz w:val="36"/>
            <w:szCs w:val="36"/>
            <w:rPrChange w:id="259" w:author="hoffman" w:date="2009-11-23T15:53:00Z">
              <w:rPr>
                <w:rStyle w:val="Hyperlink"/>
                <w:noProof/>
              </w:rPr>
            </w:rPrChange>
          </w:rPr>
          <w:fldChar w:fldCharType="end"/>
        </w:r>
      </w:ins>
    </w:p>
    <w:p w:rsidR="009D35CC" w:rsidRPr="009D35CC" w:rsidRDefault="009D35CC" w:rsidP="009D35CC">
      <w:pPr>
        <w:pStyle w:val="TOC2"/>
        <w:rPr>
          <w:ins w:id="260" w:author="hoffman" w:date="2009-11-23T15:47:00Z"/>
          <w:rFonts w:eastAsiaTheme="minorEastAsia"/>
          <w:rPrChange w:id="261" w:author="hoffman" w:date="2009-11-23T15:54:00Z">
            <w:rPr>
              <w:ins w:id="262" w:author="hoffman" w:date="2009-11-23T15:47:00Z"/>
              <w:rFonts w:asciiTheme="minorHAnsi" w:eastAsiaTheme="minorEastAsia" w:hAnsiTheme="minorHAnsi"/>
              <w:noProof/>
            </w:rPr>
          </w:rPrChange>
        </w:rPr>
        <w:pPrChange w:id="263" w:author="hoffman" w:date="2009-11-23T15:55:00Z">
          <w:pPr>
            <w:pStyle w:val="TOC2"/>
          </w:pPr>
        </w:pPrChange>
      </w:pPr>
      <w:ins w:id="264" w:author="hoffman" w:date="2009-11-23T15:47:00Z">
        <w:r w:rsidRPr="009D35CC">
          <w:rPr>
            <w:rStyle w:val="Hyperlink"/>
            <w:color w:val="984806" w:themeColor="accent6" w:themeShade="80"/>
            <w:rPrChange w:id="265" w:author="hoffman" w:date="2009-11-23T15:54:00Z">
              <w:rPr>
                <w:rStyle w:val="Hyperlink"/>
                <w:noProof/>
              </w:rPr>
            </w:rPrChange>
          </w:rPr>
          <w:fldChar w:fldCharType="begin"/>
        </w:r>
        <w:r w:rsidRPr="009D35CC">
          <w:rPr>
            <w:rStyle w:val="Hyperlink"/>
            <w:color w:val="984806" w:themeColor="accent6" w:themeShade="80"/>
            <w:rPrChange w:id="266" w:author="hoffman" w:date="2009-11-23T15:54:00Z">
              <w:rPr>
                <w:rStyle w:val="Hyperlink"/>
                <w:noProof/>
              </w:rPr>
            </w:rPrChange>
          </w:rPr>
          <w:instrText xml:space="preserve"> </w:instrText>
        </w:r>
        <w:r w:rsidRPr="009D35CC">
          <w:rPr>
            <w:rPrChange w:id="267" w:author="hoffman" w:date="2009-11-23T15:54:00Z">
              <w:rPr>
                <w:noProof/>
              </w:rPr>
            </w:rPrChange>
          </w:rPr>
          <w:instrText>HYPERLINK \l "_Toc246754594"</w:instrText>
        </w:r>
        <w:r w:rsidRPr="009D35CC">
          <w:rPr>
            <w:rStyle w:val="Hyperlink"/>
            <w:color w:val="984806" w:themeColor="accent6" w:themeShade="80"/>
            <w:rPrChange w:id="268" w:author="hoffman" w:date="2009-11-23T15:54:00Z">
              <w:rPr>
                <w:rStyle w:val="Hyperlink"/>
                <w:noProof/>
              </w:rPr>
            </w:rPrChange>
          </w:rPr>
          <w:instrText xml:space="preserve"> </w:instrText>
        </w:r>
        <w:r w:rsidRPr="009D35CC">
          <w:rPr>
            <w:rStyle w:val="Hyperlink"/>
            <w:color w:val="984806" w:themeColor="accent6" w:themeShade="80"/>
            <w:rPrChange w:id="269" w:author="hoffman" w:date="2009-11-23T15:54:00Z">
              <w:rPr>
                <w:rStyle w:val="Hyperlink"/>
                <w:noProof/>
              </w:rPr>
            </w:rPrChange>
          </w:rPr>
        </w:r>
        <w:r w:rsidRPr="009D35CC">
          <w:rPr>
            <w:rStyle w:val="Hyperlink"/>
            <w:color w:val="984806" w:themeColor="accent6" w:themeShade="80"/>
            <w:rPrChange w:id="270" w:author="hoffman" w:date="2009-11-23T15:54:00Z">
              <w:rPr>
                <w:rStyle w:val="Hyperlink"/>
                <w:noProof/>
              </w:rPr>
            </w:rPrChange>
          </w:rPr>
          <w:fldChar w:fldCharType="separate"/>
        </w:r>
        <w:r w:rsidRPr="009D35CC">
          <w:rPr>
            <w:rStyle w:val="Hyperlink"/>
            <w:color w:val="984806" w:themeColor="accent6" w:themeShade="80"/>
            <w:rPrChange w:id="271" w:author="hoffman" w:date="2009-11-23T15:54:00Z">
              <w:rPr>
                <w:rStyle w:val="Hyperlink"/>
                <w:noProof/>
              </w:rPr>
            </w:rPrChange>
          </w:rPr>
          <w:t>Toolbar</w:t>
        </w:r>
        <w:r w:rsidRPr="009D35CC">
          <w:rPr>
            <w:webHidden/>
            <w:rPrChange w:id="272" w:author="hoffman" w:date="2009-11-23T15:54:00Z">
              <w:rPr>
                <w:noProof/>
                <w:webHidden/>
              </w:rPr>
            </w:rPrChange>
          </w:rPr>
          <w:tab/>
        </w:r>
        <w:r w:rsidRPr="009D35CC">
          <w:rPr>
            <w:webHidden/>
            <w:rPrChange w:id="273" w:author="hoffman" w:date="2009-11-23T15:54:00Z">
              <w:rPr>
                <w:noProof/>
                <w:webHidden/>
              </w:rPr>
            </w:rPrChange>
          </w:rPr>
          <w:fldChar w:fldCharType="begin"/>
        </w:r>
        <w:r w:rsidRPr="009D35CC">
          <w:rPr>
            <w:webHidden/>
            <w:rPrChange w:id="274" w:author="hoffman" w:date="2009-11-23T15:54:00Z">
              <w:rPr>
                <w:noProof/>
                <w:webHidden/>
              </w:rPr>
            </w:rPrChange>
          </w:rPr>
          <w:instrText xml:space="preserve"> PAGEREF _Toc246754594 \h </w:instrText>
        </w:r>
        <w:r w:rsidRPr="009D35CC">
          <w:rPr>
            <w:webHidden/>
            <w:rPrChange w:id="275" w:author="hoffman" w:date="2009-11-23T15:54:00Z">
              <w:rPr>
                <w:noProof/>
                <w:webHidden/>
              </w:rPr>
            </w:rPrChange>
          </w:rPr>
        </w:r>
      </w:ins>
      <w:r w:rsidRPr="009D35CC">
        <w:rPr>
          <w:webHidden/>
          <w:rPrChange w:id="276" w:author="hoffman" w:date="2009-11-23T15:54:00Z">
            <w:rPr>
              <w:noProof/>
              <w:webHidden/>
            </w:rPr>
          </w:rPrChange>
        </w:rPr>
        <w:fldChar w:fldCharType="separate"/>
      </w:r>
      <w:ins w:id="277" w:author="hoffman" w:date="2009-11-23T15:59:00Z">
        <w:r w:rsidR="00FD7ADD">
          <w:rPr>
            <w:webHidden/>
          </w:rPr>
          <w:t>22</w:t>
        </w:r>
      </w:ins>
      <w:ins w:id="278" w:author="hoffman" w:date="2009-11-23T15:47:00Z">
        <w:r w:rsidRPr="009D35CC">
          <w:rPr>
            <w:webHidden/>
            <w:rPrChange w:id="279" w:author="hoffman" w:date="2009-11-23T15:54:00Z">
              <w:rPr>
                <w:noProof/>
                <w:webHidden/>
              </w:rPr>
            </w:rPrChange>
          </w:rPr>
          <w:fldChar w:fldCharType="end"/>
        </w:r>
        <w:r w:rsidRPr="009D35CC">
          <w:rPr>
            <w:rStyle w:val="Hyperlink"/>
            <w:color w:val="984806" w:themeColor="accent6" w:themeShade="80"/>
            <w:rPrChange w:id="280" w:author="hoffman" w:date="2009-11-23T15:54:00Z">
              <w:rPr>
                <w:rStyle w:val="Hyperlink"/>
                <w:noProof/>
              </w:rPr>
            </w:rPrChange>
          </w:rPr>
          <w:fldChar w:fldCharType="end"/>
        </w:r>
      </w:ins>
    </w:p>
    <w:p w:rsidR="009D35CC" w:rsidRPr="009D35CC" w:rsidRDefault="009D35CC" w:rsidP="009D35CC">
      <w:pPr>
        <w:pStyle w:val="TOC2"/>
        <w:rPr>
          <w:ins w:id="281" w:author="hoffman" w:date="2009-11-23T15:47:00Z"/>
          <w:rFonts w:eastAsiaTheme="minorEastAsia"/>
          <w:rPrChange w:id="282" w:author="hoffman" w:date="2009-11-23T15:54:00Z">
            <w:rPr>
              <w:ins w:id="283" w:author="hoffman" w:date="2009-11-23T15:47:00Z"/>
              <w:rFonts w:asciiTheme="minorHAnsi" w:eastAsiaTheme="minorEastAsia" w:hAnsiTheme="minorHAnsi"/>
              <w:noProof/>
            </w:rPr>
          </w:rPrChange>
        </w:rPr>
        <w:pPrChange w:id="284" w:author="hoffman" w:date="2009-11-23T15:55:00Z">
          <w:pPr>
            <w:pStyle w:val="TOC2"/>
          </w:pPr>
        </w:pPrChange>
      </w:pPr>
      <w:ins w:id="285" w:author="hoffman" w:date="2009-11-23T15:47:00Z">
        <w:r w:rsidRPr="009D35CC">
          <w:rPr>
            <w:rStyle w:val="Hyperlink"/>
            <w:color w:val="984806" w:themeColor="accent6" w:themeShade="80"/>
            <w:rPrChange w:id="286" w:author="hoffman" w:date="2009-11-23T15:54:00Z">
              <w:rPr>
                <w:rStyle w:val="Hyperlink"/>
                <w:noProof/>
              </w:rPr>
            </w:rPrChange>
          </w:rPr>
          <w:fldChar w:fldCharType="begin"/>
        </w:r>
        <w:r w:rsidRPr="009D35CC">
          <w:rPr>
            <w:rStyle w:val="Hyperlink"/>
            <w:color w:val="984806" w:themeColor="accent6" w:themeShade="80"/>
            <w:rPrChange w:id="287" w:author="hoffman" w:date="2009-11-23T15:54:00Z">
              <w:rPr>
                <w:rStyle w:val="Hyperlink"/>
                <w:noProof/>
              </w:rPr>
            </w:rPrChange>
          </w:rPr>
          <w:instrText xml:space="preserve"> </w:instrText>
        </w:r>
        <w:r w:rsidRPr="009D35CC">
          <w:rPr>
            <w:rPrChange w:id="288" w:author="hoffman" w:date="2009-11-23T15:54:00Z">
              <w:rPr>
                <w:noProof/>
              </w:rPr>
            </w:rPrChange>
          </w:rPr>
          <w:instrText>HYPERLINK \l "_Toc246754595"</w:instrText>
        </w:r>
        <w:r w:rsidRPr="009D35CC">
          <w:rPr>
            <w:rStyle w:val="Hyperlink"/>
            <w:color w:val="984806" w:themeColor="accent6" w:themeShade="80"/>
            <w:rPrChange w:id="289" w:author="hoffman" w:date="2009-11-23T15:54:00Z">
              <w:rPr>
                <w:rStyle w:val="Hyperlink"/>
                <w:noProof/>
              </w:rPr>
            </w:rPrChange>
          </w:rPr>
          <w:instrText xml:space="preserve"> </w:instrText>
        </w:r>
        <w:r w:rsidRPr="009D35CC">
          <w:rPr>
            <w:rStyle w:val="Hyperlink"/>
            <w:color w:val="984806" w:themeColor="accent6" w:themeShade="80"/>
            <w:rPrChange w:id="290" w:author="hoffman" w:date="2009-11-23T15:54:00Z">
              <w:rPr>
                <w:rStyle w:val="Hyperlink"/>
                <w:noProof/>
              </w:rPr>
            </w:rPrChange>
          </w:rPr>
        </w:r>
        <w:r w:rsidRPr="009D35CC">
          <w:rPr>
            <w:rStyle w:val="Hyperlink"/>
            <w:color w:val="984806" w:themeColor="accent6" w:themeShade="80"/>
            <w:rPrChange w:id="291" w:author="hoffman" w:date="2009-11-23T15:54:00Z">
              <w:rPr>
                <w:rStyle w:val="Hyperlink"/>
                <w:noProof/>
              </w:rPr>
            </w:rPrChange>
          </w:rPr>
          <w:fldChar w:fldCharType="separate"/>
        </w:r>
        <w:r w:rsidRPr="009D35CC">
          <w:rPr>
            <w:rStyle w:val="Hyperlink"/>
            <w:color w:val="984806" w:themeColor="accent6" w:themeShade="80"/>
            <w:rPrChange w:id="292" w:author="hoffman" w:date="2009-11-23T15:54:00Z">
              <w:rPr>
                <w:rStyle w:val="Hyperlink"/>
                <w:noProof/>
              </w:rPr>
            </w:rPrChange>
          </w:rPr>
          <w:t>Resizing Plots</w:t>
        </w:r>
        <w:r w:rsidRPr="009D35CC">
          <w:rPr>
            <w:webHidden/>
            <w:rPrChange w:id="293" w:author="hoffman" w:date="2009-11-23T15:54:00Z">
              <w:rPr>
                <w:noProof/>
                <w:webHidden/>
              </w:rPr>
            </w:rPrChange>
          </w:rPr>
          <w:tab/>
        </w:r>
        <w:r w:rsidRPr="009D35CC">
          <w:rPr>
            <w:webHidden/>
            <w:rPrChange w:id="294" w:author="hoffman" w:date="2009-11-23T15:54:00Z">
              <w:rPr>
                <w:noProof/>
                <w:webHidden/>
              </w:rPr>
            </w:rPrChange>
          </w:rPr>
          <w:fldChar w:fldCharType="begin"/>
        </w:r>
        <w:r w:rsidRPr="009D35CC">
          <w:rPr>
            <w:webHidden/>
            <w:rPrChange w:id="295" w:author="hoffman" w:date="2009-11-23T15:54:00Z">
              <w:rPr>
                <w:noProof/>
                <w:webHidden/>
              </w:rPr>
            </w:rPrChange>
          </w:rPr>
          <w:instrText xml:space="preserve"> PAGEREF _Toc246754595 \h </w:instrText>
        </w:r>
        <w:r w:rsidRPr="009D35CC">
          <w:rPr>
            <w:webHidden/>
            <w:rPrChange w:id="296" w:author="hoffman" w:date="2009-11-23T15:54:00Z">
              <w:rPr>
                <w:noProof/>
                <w:webHidden/>
              </w:rPr>
            </w:rPrChange>
          </w:rPr>
        </w:r>
      </w:ins>
      <w:r w:rsidRPr="009D35CC">
        <w:rPr>
          <w:webHidden/>
          <w:rPrChange w:id="297" w:author="hoffman" w:date="2009-11-23T15:54:00Z">
            <w:rPr>
              <w:noProof/>
              <w:webHidden/>
            </w:rPr>
          </w:rPrChange>
        </w:rPr>
        <w:fldChar w:fldCharType="separate"/>
      </w:r>
      <w:ins w:id="298" w:author="hoffman" w:date="2009-11-23T15:59:00Z">
        <w:r w:rsidR="00FD7ADD">
          <w:rPr>
            <w:webHidden/>
          </w:rPr>
          <w:t>24</w:t>
        </w:r>
      </w:ins>
      <w:ins w:id="299" w:author="hoffman" w:date="2009-11-23T15:47:00Z">
        <w:r w:rsidRPr="009D35CC">
          <w:rPr>
            <w:webHidden/>
            <w:rPrChange w:id="300" w:author="hoffman" w:date="2009-11-23T15:54:00Z">
              <w:rPr>
                <w:noProof/>
                <w:webHidden/>
              </w:rPr>
            </w:rPrChange>
          </w:rPr>
          <w:fldChar w:fldCharType="end"/>
        </w:r>
        <w:r w:rsidRPr="009D35CC">
          <w:rPr>
            <w:rStyle w:val="Hyperlink"/>
            <w:color w:val="984806" w:themeColor="accent6" w:themeShade="80"/>
            <w:rPrChange w:id="301" w:author="hoffman" w:date="2009-11-23T15:54:00Z">
              <w:rPr>
                <w:rStyle w:val="Hyperlink"/>
                <w:noProof/>
              </w:rPr>
            </w:rPrChange>
          </w:rPr>
          <w:fldChar w:fldCharType="end"/>
        </w:r>
      </w:ins>
    </w:p>
    <w:p w:rsidR="009D35CC" w:rsidRPr="009D35CC" w:rsidRDefault="009D35CC" w:rsidP="009D35CC">
      <w:pPr>
        <w:pStyle w:val="TOC2"/>
        <w:rPr>
          <w:ins w:id="302" w:author="hoffman" w:date="2009-11-23T15:47:00Z"/>
          <w:rFonts w:asciiTheme="minorHAnsi" w:eastAsiaTheme="minorEastAsia" w:hAnsiTheme="minorHAnsi"/>
          <w:rPrChange w:id="303" w:author="hoffman" w:date="2009-11-23T15:55:00Z">
            <w:rPr>
              <w:ins w:id="304" w:author="hoffman" w:date="2009-11-23T15:47:00Z"/>
              <w:rFonts w:asciiTheme="minorHAnsi" w:eastAsiaTheme="minorEastAsia" w:hAnsiTheme="minorHAnsi"/>
              <w:noProof/>
            </w:rPr>
          </w:rPrChange>
        </w:rPr>
        <w:pPrChange w:id="305" w:author="hoffman" w:date="2009-11-23T15:55:00Z">
          <w:pPr>
            <w:pStyle w:val="TOC2"/>
          </w:pPr>
        </w:pPrChange>
      </w:pPr>
      <w:ins w:id="306" w:author="hoffman" w:date="2009-11-23T15:47:00Z">
        <w:r w:rsidRPr="009D35CC">
          <w:rPr>
            <w:rStyle w:val="Hyperlink"/>
            <w:color w:val="984806" w:themeColor="accent6" w:themeShade="80"/>
            <w:rPrChange w:id="307" w:author="hoffman" w:date="2009-11-23T15:55:00Z">
              <w:rPr>
                <w:rStyle w:val="Hyperlink"/>
                <w:noProof/>
              </w:rPr>
            </w:rPrChange>
          </w:rPr>
          <w:fldChar w:fldCharType="begin"/>
        </w:r>
        <w:r w:rsidRPr="009D35CC">
          <w:rPr>
            <w:rStyle w:val="Hyperlink"/>
            <w:color w:val="984806" w:themeColor="accent6" w:themeShade="80"/>
            <w:rPrChange w:id="308" w:author="hoffman" w:date="2009-11-23T15:55:00Z">
              <w:rPr>
                <w:rStyle w:val="Hyperlink"/>
                <w:noProof/>
              </w:rPr>
            </w:rPrChange>
          </w:rPr>
          <w:instrText xml:space="preserve"> </w:instrText>
        </w:r>
        <w:r w:rsidRPr="009D35CC">
          <w:rPr>
            <w:rPrChange w:id="309" w:author="hoffman" w:date="2009-11-23T15:55:00Z">
              <w:rPr>
                <w:noProof/>
              </w:rPr>
            </w:rPrChange>
          </w:rPr>
          <w:instrText>HYPERLINK \l "_Toc246754596"</w:instrText>
        </w:r>
        <w:r w:rsidRPr="009D35CC">
          <w:rPr>
            <w:rStyle w:val="Hyperlink"/>
            <w:color w:val="984806" w:themeColor="accent6" w:themeShade="80"/>
            <w:rPrChange w:id="310" w:author="hoffman" w:date="2009-11-23T15:55:00Z">
              <w:rPr>
                <w:rStyle w:val="Hyperlink"/>
                <w:noProof/>
              </w:rPr>
            </w:rPrChange>
          </w:rPr>
          <w:instrText xml:space="preserve"> </w:instrText>
        </w:r>
        <w:r w:rsidRPr="009D35CC">
          <w:rPr>
            <w:rStyle w:val="Hyperlink"/>
            <w:color w:val="984806" w:themeColor="accent6" w:themeShade="80"/>
            <w:rPrChange w:id="311" w:author="hoffman" w:date="2009-11-23T15:55:00Z">
              <w:rPr>
                <w:rStyle w:val="Hyperlink"/>
                <w:noProof/>
              </w:rPr>
            </w:rPrChange>
          </w:rPr>
        </w:r>
        <w:r w:rsidRPr="009D35CC">
          <w:rPr>
            <w:rStyle w:val="Hyperlink"/>
            <w:color w:val="984806" w:themeColor="accent6" w:themeShade="80"/>
            <w:rPrChange w:id="312" w:author="hoffman" w:date="2009-11-23T15:55:00Z">
              <w:rPr>
                <w:rStyle w:val="Hyperlink"/>
                <w:noProof/>
              </w:rPr>
            </w:rPrChange>
          </w:rPr>
          <w:fldChar w:fldCharType="separate"/>
        </w:r>
        <w:r w:rsidRPr="009D35CC">
          <w:rPr>
            <w:rStyle w:val="Hyperlink"/>
            <w:color w:val="984806" w:themeColor="accent6" w:themeShade="80"/>
            <w:rPrChange w:id="313" w:author="hoffman" w:date="2009-11-23T15:55:00Z">
              <w:rPr>
                <w:rStyle w:val="Hyperlink"/>
                <w:noProof/>
              </w:rPr>
            </w:rPrChange>
          </w:rPr>
          <w:t>Viewpo</w:t>
        </w:r>
        <w:r w:rsidRPr="009D35CC">
          <w:rPr>
            <w:rStyle w:val="Hyperlink"/>
            <w:color w:val="984806" w:themeColor="accent6" w:themeShade="80"/>
            <w:rPrChange w:id="314" w:author="hoffman" w:date="2009-11-23T15:55:00Z">
              <w:rPr>
                <w:rStyle w:val="Hyperlink"/>
                <w:noProof/>
              </w:rPr>
            </w:rPrChange>
          </w:rPr>
          <w:t>r</w:t>
        </w:r>
        <w:r w:rsidRPr="009D35CC">
          <w:rPr>
            <w:rStyle w:val="Hyperlink"/>
            <w:color w:val="984806" w:themeColor="accent6" w:themeShade="80"/>
            <w:rPrChange w:id="315" w:author="hoffman" w:date="2009-11-23T15:55:00Z">
              <w:rPr>
                <w:rStyle w:val="Hyperlink"/>
                <w:noProof/>
              </w:rPr>
            </w:rPrChange>
          </w:rPr>
          <w:t>t and Zooming</w:t>
        </w:r>
        <w:r w:rsidRPr="009D35CC">
          <w:rPr>
            <w:webHidden/>
            <w:rPrChange w:id="316" w:author="hoffman" w:date="2009-11-23T15:55:00Z">
              <w:rPr>
                <w:noProof/>
                <w:webHidden/>
              </w:rPr>
            </w:rPrChange>
          </w:rPr>
          <w:tab/>
        </w:r>
        <w:r w:rsidRPr="009D35CC">
          <w:rPr>
            <w:webHidden/>
            <w:rPrChange w:id="317" w:author="hoffman" w:date="2009-11-23T15:55:00Z">
              <w:rPr>
                <w:noProof/>
                <w:webHidden/>
              </w:rPr>
            </w:rPrChange>
          </w:rPr>
          <w:fldChar w:fldCharType="begin"/>
        </w:r>
        <w:r w:rsidRPr="009D35CC">
          <w:rPr>
            <w:webHidden/>
            <w:rPrChange w:id="318" w:author="hoffman" w:date="2009-11-23T15:55:00Z">
              <w:rPr>
                <w:noProof/>
                <w:webHidden/>
              </w:rPr>
            </w:rPrChange>
          </w:rPr>
          <w:instrText xml:space="preserve"> PAGEREF _Toc246754596 \h </w:instrText>
        </w:r>
        <w:r w:rsidRPr="009D35CC">
          <w:rPr>
            <w:webHidden/>
            <w:rPrChange w:id="319" w:author="hoffman" w:date="2009-11-23T15:55:00Z">
              <w:rPr>
                <w:noProof/>
                <w:webHidden/>
              </w:rPr>
            </w:rPrChange>
          </w:rPr>
        </w:r>
      </w:ins>
      <w:r w:rsidRPr="009D35CC">
        <w:rPr>
          <w:webHidden/>
          <w:rPrChange w:id="320" w:author="hoffman" w:date="2009-11-23T15:55:00Z">
            <w:rPr>
              <w:noProof/>
              <w:webHidden/>
            </w:rPr>
          </w:rPrChange>
        </w:rPr>
        <w:fldChar w:fldCharType="separate"/>
      </w:r>
      <w:ins w:id="321" w:author="hoffman" w:date="2009-11-23T15:59:00Z">
        <w:r w:rsidR="00FD7ADD">
          <w:rPr>
            <w:webHidden/>
          </w:rPr>
          <w:t>25</w:t>
        </w:r>
      </w:ins>
      <w:ins w:id="322" w:author="hoffman" w:date="2009-11-23T15:47:00Z">
        <w:r w:rsidRPr="009D35CC">
          <w:rPr>
            <w:webHidden/>
            <w:rPrChange w:id="323" w:author="hoffman" w:date="2009-11-23T15:55:00Z">
              <w:rPr>
                <w:noProof/>
                <w:webHidden/>
              </w:rPr>
            </w:rPrChange>
          </w:rPr>
          <w:fldChar w:fldCharType="end"/>
        </w:r>
        <w:r w:rsidRPr="009D35CC">
          <w:rPr>
            <w:rStyle w:val="Hyperlink"/>
            <w:color w:val="984806" w:themeColor="accent6" w:themeShade="80"/>
            <w:rPrChange w:id="324" w:author="hoffman" w:date="2009-11-23T15:55:00Z">
              <w:rPr>
                <w:rStyle w:val="Hyperlink"/>
                <w:noProof/>
              </w:rPr>
            </w:rPrChange>
          </w:rPr>
          <w:fldChar w:fldCharType="end"/>
        </w:r>
      </w:ins>
    </w:p>
    <w:p w:rsidR="00984FA3" w:rsidRPr="009D37FB" w:rsidDel="009D37FB" w:rsidRDefault="0008786E">
      <w:pPr>
        <w:pStyle w:val="TOC1"/>
        <w:rPr>
          <w:del w:id="325" w:author="hoffman" w:date="2009-06-10T14:43:00Z"/>
          <w:rFonts w:ascii="Papyrus" w:eastAsiaTheme="minorEastAsia" w:hAnsi="Papyrus"/>
          <w:noProof/>
          <w:color w:val="743704"/>
        </w:rPr>
      </w:pPr>
      <w:del w:id="326" w:author="hoffman" w:date="2009-06-10T14:43:00Z">
        <w:r w:rsidRPr="0008786E">
          <w:rPr>
            <w:noProof/>
            <w:rPrChange w:id="327" w:author="hoffman" w:date="2009-06-10T14:45:00Z">
              <w:rPr>
                <w:rStyle w:val="Hyperlink"/>
                <w:rFonts w:ascii="Papyrus" w:hAnsi="Papyrus"/>
                <w:noProof/>
                <w:color w:val="743704"/>
              </w:rPr>
            </w:rPrChange>
          </w:rPr>
          <w:delText>Background</w:delText>
        </w:r>
        <w:r w:rsidRPr="0008786E">
          <w:rPr>
            <w:rFonts w:ascii="Papyrus" w:hAnsi="Papyrus"/>
            <w:noProof/>
            <w:webHidden/>
            <w:color w:val="743704"/>
            <w:rPrChange w:id="328" w:author="hoffman" w:date="2009-06-10T14:45:00Z">
              <w:rPr>
                <w:rFonts w:ascii="Papyrus" w:hAnsi="Papyrus"/>
                <w:noProof/>
                <w:webHidden/>
                <w:color w:val="743704"/>
                <w:u w:val="single"/>
              </w:rPr>
            </w:rPrChange>
          </w:rPr>
          <w:tab/>
          <w:delText>3</w:delText>
        </w:r>
      </w:del>
    </w:p>
    <w:p w:rsidR="00984FA3" w:rsidRPr="009D37FB" w:rsidDel="009D37FB" w:rsidRDefault="0008786E">
      <w:pPr>
        <w:pStyle w:val="TOC1"/>
        <w:rPr>
          <w:del w:id="329" w:author="hoffman" w:date="2009-06-10T14:43:00Z"/>
          <w:rFonts w:ascii="Papyrus" w:eastAsiaTheme="minorEastAsia" w:hAnsi="Papyrus"/>
          <w:noProof/>
          <w:color w:val="743704"/>
        </w:rPr>
      </w:pPr>
      <w:del w:id="330" w:author="hoffman" w:date="2009-06-10T14:43:00Z">
        <w:r w:rsidRPr="0008786E">
          <w:rPr>
            <w:noProof/>
            <w:rPrChange w:id="331" w:author="hoffman" w:date="2009-06-10T14:45:00Z">
              <w:rPr>
                <w:rStyle w:val="Hyperlink"/>
                <w:rFonts w:ascii="Papyrus" w:hAnsi="Papyrus"/>
                <w:noProof/>
                <w:color w:val="743704"/>
              </w:rPr>
            </w:rPrChange>
          </w:rPr>
          <w:delText>Getting Started</w:delText>
        </w:r>
        <w:r w:rsidRPr="0008786E">
          <w:rPr>
            <w:rFonts w:ascii="Papyrus" w:hAnsi="Papyrus"/>
            <w:noProof/>
            <w:webHidden/>
            <w:color w:val="743704"/>
            <w:rPrChange w:id="332" w:author="hoffman" w:date="2009-06-10T14:45:00Z">
              <w:rPr>
                <w:rFonts w:ascii="Papyrus" w:hAnsi="Papyrus"/>
                <w:noProof/>
                <w:webHidden/>
                <w:color w:val="743704"/>
                <w:u w:val="single"/>
              </w:rPr>
            </w:rPrChange>
          </w:rPr>
          <w:tab/>
          <w:delText>4</w:delText>
        </w:r>
      </w:del>
    </w:p>
    <w:p w:rsidR="00984FA3" w:rsidRPr="009D37FB" w:rsidDel="009D37FB" w:rsidRDefault="0008786E">
      <w:pPr>
        <w:pStyle w:val="TOC2"/>
        <w:rPr>
          <w:del w:id="333" w:author="hoffman" w:date="2009-06-10T14:43:00Z"/>
          <w:rFonts w:eastAsiaTheme="minorEastAsia"/>
          <w:color w:val="743704"/>
        </w:rPr>
      </w:pPr>
      <w:del w:id="334" w:author="hoffman" w:date="2009-06-10T14:43:00Z">
        <w:r w:rsidRPr="0008786E">
          <w:rPr>
            <w:rPrChange w:id="335" w:author="hoffman" w:date="2009-06-10T14:45:00Z">
              <w:rPr>
                <w:rStyle w:val="Hyperlink"/>
                <w:rFonts w:ascii="Papyrus" w:hAnsi="Papyrus"/>
                <w:noProof/>
                <w:color w:val="743704"/>
              </w:rPr>
            </w:rPrChange>
          </w:rPr>
          <w:delText>Obtaining and Installing Osiris</w:delText>
        </w:r>
        <w:r w:rsidRPr="0008786E">
          <w:rPr>
            <w:webHidden/>
            <w:color w:val="743704"/>
            <w:rPrChange w:id="336" w:author="hoffman" w:date="2009-06-10T14:45:00Z">
              <w:rPr>
                <w:rFonts w:ascii="Papyrus" w:hAnsi="Papyrus"/>
                <w:noProof/>
                <w:webHidden/>
                <w:color w:val="743704"/>
                <w:u w:val="single"/>
              </w:rPr>
            </w:rPrChange>
          </w:rPr>
          <w:tab/>
          <w:delText>4</w:delText>
        </w:r>
      </w:del>
    </w:p>
    <w:p w:rsidR="00984FA3" w:rsidRPr="009D37FB" w:rsidDel="009D37FB" w:rsidRDefault="0008786E">
      <w:pPr>
        <w:pStyle w:val="TOC2"/>
        <w:rPr>
          <w:del w:id="337" w:author="hoffman" w:date="2009-06-10T14:43:00Z"/>
          <w:rFonts w:eastAsiaTheme="minorEastAsia"/>
          <w:color w:val="743704"/>
        </w:rPr>
      </w:pPr>
      <w:del w:id="338" w:author="hoffman" w:date="2009-06-10T14:43:00Z">
        <w:r w:rsidRPr="0008786E">
          <w:rPr>
            <w:rPrChange w:id="339" w:author="hoffman" w:date="2009-06-10T14:45:00Z">
              <w:rPr>
                <w:rStyle w:val="Hyperlink"/>
                <w:rFonts w:ascii="Papyrus" w:hAnsi="Papyrus"/>
                <w:noProof/>
                <w:color w:val="743704"/>
              </w:rPr>
            </w:rPrChange>
          </w:rPr>
          <w:delText>A Quick Tutorial</w:delText>
        </w:r>
        <w:r w:rsidRPr="0008786E">
          <w:rPr>
            <w:webHidden/>
            <w:color w:val="743704"/>
            <w:rPrChange w:id="340" w:author="hoffman" w:date="2009-06-10T14:45:00Z">
              <w:rPr>
                <w:rFonts w:ascii="Papyrus" w:hAnsi="Papyrus"/>
                <w:noProof/>
                <w:webHidden/>
                <w:color w:val="743704"/>
                <w:u w:val="single"/>
              </w:rPr>
            </w:rPrChange>
          </w:rPr>
          <w:tab/>
          <w:delText>4</w:delText>
        </w:r>
      </w:del>
    </w:p>
    <w:p w:rsidR="00984FA3" w:rsidRPr="009D37FB" w:rsidDel="009D37FB" w:rsidRDefault="0008786E">
      <w:pPr>
        <w:pStyle w:val="TOC1"/>
        <w:rPr>
          <w:del w:id="341" w:author="hoffman" w:date="2009-06-10T14:43:00Z"/>
          <w:rFonts w:ascii="Papyrus" w:eastAsiaTheme="minorEastAsia" w:hAnsi="Papyrus"/>
          <w:noProof/>
          <w:color w:val="743704"/>
        </w:rPr>
      </w:pPr>
      <w:del w:id="342" w:author="hoffman" w:date="2009-06-10T14:43:00Z">
        <w:r w:rsidRPr="0008786E">
          <w:rPr>
            <w:noProof/>
            <w:rPrChange w:id="343" w:author="hoffman" w:date="2009-06-10T14:45:00Z">
              <w:rPr>
                <w:rStyle w:val="Hyperlink"/>
                <w:rFonts w:ascii="Papyrus" w:hAnsi="Papyrus"/>
                <w:noProof/>
                <w:color w:val="743704"/>
              </w:rPr>
            </w:rPrChange>
          </w:rPr>
          <w:delText>Configuration</w:delText>
        </w:r>
        <w:r w:rsidRPr="0008786E">
          <w:rPr>
            <w:rFonts w:ascii="Papyrus" w:hAnsi="Papyrus"/>
            <w:noProof/>
            <w:webHidden/>
            <w:color w:val="743704"/>
            <w:rPrChange w:id="344" w:author="hoffman" w:date="2009-06-10T14:45:00Z">
              <w:rPr>
                <w:rFonts w:ascii="Papyrus" w:hAnsi="Papyrus"/>
                <w:noProof/>
                <w:webHidden/>
                <w:color w:val="743704"/>
                <w:u w:val="single"/>
              </w:rPr>
            </w:rPrChange>
          </w:rPr>
          <w:tab/>
        </w:r>
      </w:del>
      <w:del w:id="345" w:author="hoffman" w:date="2009-06-10T11:01:00Z">
        <w:r w:rsidRPr="0008786E">
          <w:rPr>
            <w:rFonts w:ascii="Papyrus" w:hAnsi="Papyrus"/>
            <w:noProof/>
            <w:webHidden/>
            <w:color w:val="743704"/>
            <w:rPrChange w:id="346" w:author="hoffman" w:date="2009-06-10T14:45:00Z">
              <w:rPr>
                <w:rFonts w:ascii="Papyrus" w:hAnsi="Papyrus"/>
                <w:noProof/>
                <w:webHidden/>
                <w:color w:val="743704"/>
                <w:u w:val="single"/>
              </w:rPr>
            </w:rPrChange>
          </w:rPr>
          <w:delText>9</w:delText>
        </w:r>
      </w:del>
    </w:p>
    <w:p w:rsidR="00984FA3" w:rsidRPr="009D37FB" w:rsidDel="009D37FB" w:rsidRDefault="0008786E">
      <w:pPr>
        <w:pStyle w:val="TOC2"/>
        <w:rPr>
          <w:del w:id="347" w:author="hoffman" w:date="2009-06-10T14:43:00Z"/>
          <w:rFonts w:eastAsiaTheme="minorEastAsia"/>
          <w:color w:val="743704"/>
        </w:rPr>
      </w:pPr>
      <w:del w:id="348" w:author="hoffman" w:date="2009-06-10T14:43:00Z">
        <w:r w:rsidRPr="0008786E">
          <w:rPr>
            <w:rPrChange w:id="349" w:author="hoffman" w:date="2009-06-10T14:45:00Z">
              <w:rPr>
                <w:rStyle w:val="Hyperlink"/>
                <w:rFonts w:ascii="Papyrus" w:hAnsi="Papyrus"/>
                <w:noProof/>
                <w:color w:val="743704"/>
              </w:rPr>
            </w:rPrChange>
          </w:rPr>
          <w:delText>File Names</w:delText>
        </w:r>
        <w:r w:rsidRPr="0008786E">
          <w:rPr>
            <w:webHidden/>
            <w:color w:val="743704"/>
            <w:rPrChange w:id="350" w:author="hoffman" w:date="2009-06-10T14:45:00Z">
              <w:rPr>
                <w:rFonts w:ascii="Papyrus" w:hAnsi="Papyrus"/>
                <w:noProof/>
                <w:webHidden/>
                <w:color w:val="743704"/>
                <w:u w:val="single"/>
              </w:rPr>
            </w:rPrChange>
          </w:rPr>
          <w:tab/>
        </w:r>
      </w:del>
      <w:del w:id="351" w:author="hoffman" w:date="2009-06-10T11:01:00Z">
        <w:r w:rsidRPr="0008786E">
          <w:rPr>
            <w:webHidden/>
            <w:color w:val="743704"/>
            <w:rPrChange w:id="352" w:author="hoffman" w:date="2009-06-10T14:45:00Z">
              <w:rPr>
                <w:rFonts w:ascii="Papyrus" w:hAnsi="Papyrus"/>
                <w:noProof/>
                <w:webHidden/>
                <w:color w:val="743704"/>
                <w:u w:val="single"/>
              </w:rPr>
            </w:rPrChange>
          </w:rPr>
          <w:delText>10</w:delText>
        </w:r>
      </w:del>
    </w:p>
    <w:p w:rsidR="00984FA3" w:rsidRPr="009D37FB" w:rsidDel="009D37FB" w:rsidRDefault="0008786E">
      <w:pPr>
        <w:pStyle w:val="TOC2"/>
        <w:rPr>
          <w:del w:id="353" w:author="hoffman" w:date="2009-06-10T14:43:00Z"/>
          <w:rFonts w:eastAsiaTheme="minorEastAsia"/>
          <w:color w:val="743704"/>
        </w:rPr>
      </w:pPr>
      <w:del w:id="354" w:author="hoffman" w:date="2009-06-10T14:43:00Z">
        <w:r w:rsidRPr="0008786E">
          <w:rPr>
            <w:rPrChange w:id="355" w:author="hoffman" w:date="2009-06-10T14:45:00Z">
              <w:rPr>
                <w:rStyle w:val="Hyperlink"/>
                <w:rFonts w:ascii="Papyrus" w:hAnsi="Papyrus"/>
                <w:noProof/>
                <w:color w:val="743704"/>
              </w:rPr>
            </w:rPrChange>
          </w:rPr>
          <w:delText>Thresholds</w:delText>
        </w:r>
        <w:r w:rsidRPr="0008786E">
          <w:rPr>
            <w:webHidden/>
            <w:color w:val="743704"/>
            <w:rPrChange w:id="356" w:author="hoffman" w:date="2009-06-10T14:45:00Z">
              <w:rPr>
                <w:rFonts w:ascii="Papyrus" w:hAnsi="Papyrus"/>
                <w:noProof/>
                <w:webHidden/>
                <w:color w:val="743704"/>
                <w:u w:val="single"/>
              </w:rPr>
            </w:rPrChange>
          </w:rPr>
          <w:tab/>
        </w:r>
      </w:del>
      <w:del w:id="357" w:author="hoffman" w:date="2009-06-10T11:01:00Z">
        <w:r w:rsidRPr="0008786E">
          <w:rPr>
            <w:webHidden/>
            <w:color w:val="743704"/>
            <w:rPrChange w:id="358" w:author="hoffman" w:date="2009-06-10T14:45:00Z">
              <w:rPr>
                <w:rFonts w:ascii="Papyrus" w:hAnsi="Papyrus"/>
                <w:noProof/>
                <w:webHidden/>
                <w:color w:val="743704"/>
                <w:u w:val="single"/>
              </w:rPr>
            </w:rPrChange>
          </w:rPr>
          <w:delText>11</w:delText>
        </w:r>
      </w:del>
    </w:p>
    <w:p w:rsidR="00984FA3" w:rsidRPr="009D37FB" w:rsidDel="009D37FB" w:rsidRDefault="0008786E">
      <w:pPr>
        <w:pStyle w:val="TOC2"/>
        <w:rPr>
          <w:del w:id="359" w:author="hoffman" w:date="2009-06-10T14:43:00Z"/>
          <w:rFonts w:eastAsiaTheme="minorEastAsia"/>
          <w:color w:val="743704"/>
        </w:rPr>
      </w:pPr>
      <w:del w:id="360" w:author="hoffman" w:date="2009-06-10T14:43:00Z">
        <w:r w:rsidRPr="0008786E">
          <w:rPr>
            <w:rPrChange w:id="361" w:author="hoffman" w:date="2009-06-10T14:45:00Z">
              <w:rPr>
                <w:rStyle w:val="Hyperlink"/>
                <w:rFonts w:ascii="Papyrus" w:hAnsi="Papyrus"/>
                <w:noProof/>
                <w:color w:val="743704"/>
              </w:rPr>
            </w:rPrChange>
          </w:rPr>
          <w:delText>Allele Exceptions</w:delText>
        </w:r>
        <w:r w:rsidRPr="0008786E">
          <w:rPr>
            <w:webHidden/>
            <w:color w:val="743704"/>
            <w:rPrChange w:id="362" w:author="hoffman" w:date="2009-06-10T14:45:00Z">
              <w:rPr>
                <w:rFonts w:ascii="Papyrus" w:hAnsi="Papyrus"/>
                <w:noProof/>
                <w:webHidden/>
                <w:color w:val="743704"/>
                <w:u w:val="single"/>
              </w:rPr>
            </w:rPrChange>
          </w:rPr>
          <w:tab/>
        </w:r>
      </w:del>
      <w:del w:id="363" w:author="hoffman" w:date="2009-06-10T11:01:00Z">
        <w:r w:rsidRPr="0008786E">
          <w:rPr>
            <w:webHidden/>
            <w:color w:val="743704"/>
            <w:rPrChange w:id="364" w:author="hoffman" w:date="2009-06-10T14:45:00Z">
              <w:rPr>
                <w:rFonts w:ascii="Papyrus" w:hAnsi="Papyrus"/>
                <w:noProof/>
                <w:webHidden/>
                <w:color w:val="743704"/>
                <w:u w:val="single"/>
              </w:rPr>
            </w:rPrChange>
          </w:rPr>
          <w:delText>13</w:delText>
        </w:r>
      </w:del>
    </w:p>
    <w:p w:rsidR="00984FA3" w:rsidRPr="009D37FB" w:rsidDel="009D37FB" w:rsidRDefault="0008786E">
      <w:pPr>
        <w:pStyle w:val="TOC1"/>
        <w:rPr>
          <w:del w:id="365" w:author="hoffman" w:date="2009-06-10T14:43:00Z"/>
          <w:rFonts w:ascii="Papyrus" w:eastAsiaTheme="minorEastAsia" w:hAnsi="Papyrus"/>
          <w:noProof/>
          <w:color w:val="743704"/>
        </w:rPr>
      </w:pPr>
      <w:del w:id="366" w:author="hoffman" w:date="2009-06-10T14:43:00Z">
        <w:r w:rsidRPr="0008786E">
          <w:rPr>
            <w:noProof/>
            <w:rPrChange w:id="367" w:author="hoffman" w:date="2009-06-10T14:45:00Z">
              <w:rPr>
                <w:rStyle w:val="Hyperlink"/>
                <w:rFonts w:ascii="Papyrus" w:hAnsi="Papyrus"/>
                <w:noProof/>
                <w:color w:val="743704"/>
              </w:rPr>
            </w:rPrChange>
          </w:rPr>
          <w:delText>Analysis</w:delText>
        </w:r>
        <w:r w:rsidRPr="0008786E">
          <w:rPr>
            <w:rFonts w:ascii="Papyrus" w:hAnsi="Papyrus"/>
            <w:noProof/>
            <w:webHidden/>
            <w:color w:val="743704"/>
            <w:rPrChange w:id="368" w:author="hoffman" w:date="2009-06-10T14:45:00Z">
              <w:rPr>
                <w:rFonts w:ascii="Papyrus" w:hAnsi="Papyrus"/>
                <w:noProof/>
                <w:webHidden/>
                <w:color w:val="743704"/>
                <w:u w:val="single"/>
              </w:rPr>
            </w:rPrChange>
          </w:rPr>
          <w:tab/>
        </w:r>
      </w:del>
      <w:del w:id="369" w:author="hoffman" w:date="2009-06-10T11:01:00Z">
        <w:r w:rsidRPr="0008786E">
          <w:rPr>
            <w:rFonts w:ascii="Papyrus" w:hAnsi="Papyrus"/>
            <w:noProof/>
            <w:webHidden/>
            <w:color w:val="743704"/>
            <w:rPrChange w:id="370" w:author="hoffman" w:date="2009-06-10T14:45:00Z">
              <w:rPr>
                <w:rFonts w:ascii="Papyrus" w:hAnsi="Papyrus"/>
                <w:noProof/>
                <w:webHidden/>
                <w:color w:val="743704"/>
                <w:u w:val="single"/>
              </w:rPr>
            </w:rPrChange>
          </w:rPr>
          <w:delText>15</w:delText>
        </w:r>
      </w:del>
    </w:p>
    <w:p w:rsidR="00984FA3" w:rsidRPr="009D37FB" w:rsidDel="009D37FB" w:rsidRDefault="0008786E">
      <w:pPr>
        <w:pStyle w:val="TOC1"/>
        <w:rPr>
          <w:del w:id="371" w:author="hoffman" w:date="2009-06-10T14:43:00Z"/>
          <w:rFonts w:ascii="Papyrus" w:eastAsiaTheme="minorEastAsia" w:hAnsi="Papyrus"/>
          <w:noProof/>
          <w:color w:val="743704"/>
        </w:rPr>
      </w:pPr>
      <w:del w:id="372" w:author="hoffman" w:date="2009-06-10T14:43:00Z">
        <w:r w:rsidRPr="0008786E">
          <w:rPr>
            <w:noProof/>
            <w:rPrChange w:id="373" w:author="hoffman" w:date="2009-06-10T14:45:00Z">
              <w:rPr>
                <w:rStyle w:val="Hyperlink"/>
                <w:rFonts w:ascii="Papyrus" w:hAnsi="Papyrus"/>
                <w:noProof/>
                <w:color w:val="743704"/>
              </w:rPr>
            </w:rPrChange>
          </w:rPr>
          <w:delText>OSIRIS Report Files</w:delText>
        </w:r>
        <w:r w:rsidRPr="0008786E">
          <w:rPr>
            <w:rFonts w:ascii="Papyrus" w:hAnsi="Papyrus"/>
            <w:noProof/>
            <w:webHidden/>
            <w:color w:val="743704"/>
            <w:rPrChange w:id="374" w:author="hoffman" w:date="2009-06-10T14:45:00Z">
              <w:rPr>
                <w:rFonts w:ascii="Papyrus" w:hAnsi="Papyrus"/>
                <w:noProof/>
                <w:webHidden/>
                <w:color w:val="743704"/>
                <w:u w:val="single"/>
              </w:rPr>
            </w:rPrChange>
          </w:rPr>
          <w:tab/>
        </w:r>
      </w:del>
      <w:del w:id="375" w:author="hoffman" w:date="2009-06-10T11:01:00Z">
        <w:r w:rsidRPr="0008786E">
          <w:rPr>
            <w:rFonts w:ascii="Papyrus" w:hAnsi="Papyrus"/>
            <w:noProof/>
            <w:webHidden/>
            <w:color w:val="743704"/>
            <w:rPrChange w:id="376" w:author="hoffman" w:date="2009-06-10T14:45:00Z">
              <w:rPr>
                <w:rFonts w:ascii="Papyrus" w:hAnsi="Papyrus"/>
                <w:noProof/>
                <w:webHidden/>
                <w:color w:val="743704"/>
                <w:u w:val="single"/>
              </w:rPr>
            </w:rPrChange>
          </w:rPr>
          <w:delText>17</w:delText>
        </w:r>
      </w:del>
    </w:p>
    <w:p w:rsidR="00984FA3" w:rsidRPr="009D37FB" w:rsidDel="009D37FB" w:rsidRDefault="0008786E">
      <w:pPr>
        <w:pStyle w:val="TOC2"/>
        <w:rPr>
          <w:del w:id="377" w:author="hoffman" w:date="2009-06-10T14:43:00Z"/>
          <w:rFonts w:eastAsiaTheme="minorEastAsia"/>
          <w:color w:val="743704"/>
        </w:rPr>
      </w:pPr>
      <w:del w:id="378" w:author="hoffman" w:date="2009-06-10T14:43:00Z">
        <w:r w:rsidRPr="0008786E">
          <w:rPr>
            <w:rPrChange w:id="379" w:author="hoffman" w:date="2009-06-10T14:45:00Z">
              <w:rPr>
                <w:rStyle w:val="Hyperlink"/>
                <w:rFonts w:ascii="Papyrus" w:hAnsi="Papyrus"/>
                <w:noProof/>
                <w:color w:val="743704"/>
              </w:rPr>
            </w:rPrChange>
          </w:rPr>
          <w:delText>Toolbar</w:delText>
        </w:r>
        <w:r w:rsidRPr="0008786E">
          <w:rPr>
            <w:webHidden/>
            <w:color w:val="743704"/>
            <w:rPrChange w:id="380" w:author="hoffman" w:date="2009-06-10T14:45:00Z">
              <w:rPr>
                <w:rFonts w:ascii="Papyrus" w:hAnsi="Papyrus"/>
                <w:noProof/>
                <w:webHidden/>
                <w:color w:val="743704"/>
                <w:u w:val="single"/>
              </w:rPr>
            </w:rPrChange>
          </w:rPr>
          <w:tab/>
        </w:r>
      </w:del>
      <w:del w:id="381" w:author="hoffman" w:date="2009-06-10T11:01:00Z">
        <w:r w:rsidRPr="0008786E">
          <w:rPr>
            <w:webHidden/>
            <w:color w:val="743704"/>
            <w:rPrChange w:id="382" w:author="hoffman" w:date="2009-06-10T14:45:00Z">
              <w:rPr>
                <w:rFonts w:ascii="Papyrus" w:hAnsi="Papyrus"/>
                <w:noProof/>
                <w:webHidden/>
                <w:color w:val="743704"/>
                <w:u w:val="single"/>
              </w:rPr>
            </w:rPrChange>
          </w:rPr>
          <w:delText>18</w:delText>
        </w:r>
      </w:del>
    </w:p>
    <w:p w:rsidR="00984FA3" w:rsidRPr="009D37FB" w:rsidDel="009D37FB" w:rsidRDefault="0008786E">
      <w:pPr>
        <w:pStyle w:val="TOC1"/>
        <w:rPr>
          <w:del w:id="383" w:author="hoffman" w:date="2009-06-10T14:43:00Z"/>
          <w:rFonts w:ascii="Papyrus" w:eastAsiaTheme="minorEastAsia" w:hAnsi="Papyrus"/>
          <w:noProof/>
          <w:color w:val="743704"/>
        </w:rPr>
      </w:pPr>
      <w:del w:id="384" w:author="hoffman" w:date="2009-06-10T14:43:00Z">
        <w:r w:rsidRPr="0008786E">
          <w:rPr>
            <w:noProof/>
            <w:rPrChange w:id="385" w:author="hoffman" w:date="2009-06-10T14:45:00Z">
              <w:rPr>
                <w:rStyle w:val="Hyperlink"/>
                <w:rFonts w:ascii="Papyrus" w:hAnsi="Papyrus"/>
                <w:noProof/>
                <w:color w:val="743704"/>
              </w:rPr>
            </w:rPrChange>
          </w:rPr>
          <w:delText>Osiris Plot Files</w:delText>
        </w:r>
        <w:r w:rsidRPr="0008786E">
          <w:rPr>
            <w:rFonts w:ascii="Papyrus" w:hAnsi="Papyrus"/>
            <w:noProof/>
            <w:webHidden/>
            <w:color w:val="743704"/>
            <w:rPrChange w:id="386" w:author="hoffman" w:date="2009-06-10T14:45:00Z">
              <w:rPr>
                <w:rFonts w:ascii="Papyrus" w:hAnsi="Papyrus"/>
                <w:noProof/>
                <w:webHidden/>
                <w:color w:val="743704"/>
                <w:u w:val="single"/>
              </w:rPr>
            </w:rPrChange>
          </w:rPr>
          <w:tab/>
        </w:r>
      </w:del>
      <w:del w:id="387" w:author="hoffman" w:date="2009-06-10T11:01:00Z">
        <w:r w:rsidRPr="0008786E">
          <w:rPr>
            <w:rFonts w:ascii="Papyrus" w:hAnsi="Papyrus"/>
            <w:noProof/>
            <w:webHidden/>
            <w:color w:val="743704"/>
            <w:rPrChange w:id="388" w:author="hoffman" w:date="2009-06-10T14:45:00Z">
              <w:rPr>
                <w:rFonts w:ascii="Papyrus" w:hAnsi="Papyrus"/>
                <w:noProof/>
                <w:webHidden/>
                <w:color w:val="743704"/>
                <w:u w:val="single"/>
              </w:rPr>
            </w:rPrChange>
          </w:rPr>
          <w:delText>21</w:delText>
        </w:r>
      </w:del>
    </w:p>
    <w:p w:rsidR="00984FA3" w:rsidRPr="009D37FB" w:rsidDel="009D37FB" w:rsidRDefault="0008786E">
      <w:pPr>
        <w:pStyle w:val="TOC2"/>
        <w:rPr>
          <w:del w:id="389" w:author="hoffman" w:date="2009-06-10T14:43:00Z"/>
          <w:rFonts w:eastAsiaTheme="minorEastAsia"/>
          <w:color w:val="743704"/>
        </w:rPr>
      </w:pPr>
      <w:del w:id="390" w:author="hoffman" w:date="2009-06-10T14:43:00Z">
        <w:r w:rsidRPr="0008786E">
          <w:rPr>
            <w:rPrChange w:id="391" w:author="hoffman" w:date="2009-06-10T14:45:00Z">
              <w:rPr>
                <w:rStyle w:val="Hyperlink"/>
                <w:rFonts w:ascii="Papyrus" w:hAnsi="Papyrus"/>
                <w:noProof/>
                <w:color w:val="743704"/>
              </w:rPr>
            </w:rPrChange>
          </w:rPr>
          <w:delText>Toolbar</w:delText>
        </w:r>
        <w:r w:rsidRPr="0008786E">
          <w:rPr>
            <w:webHidden/>
            <w:color w:val="743704"/>
            <w:rPrChange w:id="392" w:author="hoffman" w:date="2009-06-10T14:45:00Z">
              <w:rPr>
                <w:rFonts w:ascii="Papyrus" w:hAnsi="Papyrus"/>
                <w:noProof/>
                <w:webHidden/>
                <w:color w:val="743704"/>
                <w:u w:val="single"/>
              </w:rPr>
            </w:rPrChange>
          </w:rPr>
          <w:tab/>
        </w:r>
      </w:del>
      <w:del w:id="393" w:author="hoffman" w:date="2009-06-10T11:01:00Z">
        <w:r w:rsidRPr="0008786E">
          <w:rPr>
            <w:webHidden/>
            <w:color w:val="743704"/>
            <w:rPrChange w:id="394" w:author="hoffman" w:date="2009-06-10T14:45:00Z">
              <w:rPr>
                <w:rFonts w:ascii="Papyrus" w:hAnsi="Papyrus"/>
                <w:noProof/>
                <w:webHidden/>
                <w:color w:val="743704"/>
                <w:u w:val="single"/>
              </w:rPr>
            </w:rPrChange>
          </w:rPr>
          <w:delText>22</w:delText>
        </w:r>
      </w:del>
    </w:p>
    <w:p w:rsidR="00984FA3" w:rsidRPr="009D37FB" w:rsidDel="009D37FB" w:rsidRDefault="0008786E">
      <w:pPr>
        <w:pStyle w:val="TOC2"/>
        <w:rPr>
          <w:del w:id="395" w:author="hoffman" w:date="2009-06-10T14:43:00Z"/>
          <w:rFonts w:eastAsiaTheme="minorEastAsia"/>
          <w:color w:val="743704"/>
        </w:rPr>
      </w:pPr>
      <w:del w:id="396" w:author="hoffman" w:date="2009-06-10T14:43:00Z">
        <w:r w:rsidRPr="0008786E">
          <w:rPr>
            <w:rPrChange w:id="397" w:author="hoffman" w:date="2009-06-10T14:45:00Z">
              <w:rPr>
                <w:rStyle w:val="Hyperlink"/>
                <w:rFonts w:ascii="Papyrus" w:hAnsi="Papyrus"/>
                <w:noProof/>
                <w:color w:val="743704"/>
              </w:rPr>
            </w:rPrChange>
          </w:rPr>
          <w:delText>Viewport and Zooming</w:delText>
        </w:r>
        <w:r w:rsidRPr="0008786E">
          <w:rPr>
            <w:webHidden/>
            <w:color w:val="743704"/>
            <w:rPrChange w:id="398" w:author="hoffman" w:date="2009-06-10T14:45:00Z">
              <w:rPr>
                <w:rFonts w:ascii="Papyrus" w:hAnsi="Papyrus"/>
                <w:noProof/>
                <w:webHidden/>
                <w:color w:val="743704"/>
                <w:u w:val="single"/>
              </w:rPr>
            </w:rPrChange>
          </w:rPr>
          <w:tab/>
        </w:r>
      </w:del>
      <w:del w:id="399" w:author="hoffman" w:date="2009-06-10T11:01:00Z">
        <w:r w:rsidRPr="0008786E">
          <w:rPr>
            <w:webHidden/>
            <w:color w:val="743704"/>
            <w:rPrChange w:id="400" w:author="hoffman" w:date="2009-06-10T14:45:00Z">
              <w:rPr>
                <w:rFonts w:ascii="Papyrus" w:hAnsi="Papyrus"/>
                <w:noProof/>
                <w:webHidden/>
                <w:color w:val="743704"/>
                <w:u w:val="single"/>
              </w:rPr>
            </w:rPrChange>
          </w:rPr>
          <w:delText>24</w:delText>
        </w:r>
      </w:del>
    </w:p>
    <w:p w:rsidR="00997259" w:rsidRDefault="0008786E" w:rsidP="005424E2">
      <w:pPr>
        <w:rPr>
          <w:rFonts w:asciiTheme="majorHAnsi" w:eastAsiaTheme="majorEastAsia" w:hAnsiTheme="majorHAnsi" w:cstheme="majorBidi"/>
          <w:b/>
          <w:bCs/>
          <w:sz w:val="36"/>
          <w:szCs w:val="28"/>
        </w:rPr>
      </w:pPr>
      <w:r w:rsidRPr="0008786E">
        <w:rPr>
          <w:rFonts w:ascii="Papyrus" w:hAnsi="Papyrus"/>
          <w:color w:val="743704"/>
          <w:rPrChange w:id="401" w:author="hoffman" w:date="2009-06-10T14:45:00Z">
            <w:rPr>
              <w:rFonts w:ascii="Papyrus" w:hAnsi="Papyrus"/>
              <w:color w:val="743704"/>
              <w:u w:val="single"/>
            </w:rPr>
          </w:rPrChange>
        </w:rPr>
        <w:fldChar w:fldCharType="end"/>
      </w:r>
      <w:r w:rsidR="00997259">
        <w:br w:type="page"/>
      </w:r>
    </w:p>
    <w:p w:rsidR="00477D92" w:rsidRDefault="00611FCC" w:rsidP="005424E2">
      <w:pPr>
        <w:pStyle w:val="Heading1"/>
      </w:pPr>
      <w:bookmarkStart w:id="402" w:name="_Toc246754582"/>
      <w:r w:rsidRPr="00611FCC">
        <w:t>Background</w:t>
      </w:r>
      <w:bookmarkEnd w:id="402"/>
    </w:p>
    <w:p w:rsidR="00611FCC" w:rsidRDefault="00611FCC" w:rsidP="005424E2">
      <w:r>
        <w:t>OSIRIS (Open Source, Independent Review and Interpretation System) is a public domain quality assurance software package that facilitates the assessment of multiplex short tandem repeat (STR) DNA profiles based on laboratory-specific protocols</w:t>
      </w:r>
      <w:del w:id="403" w:author="hoffman" w:date="2009-06-10T14:04:00Z">
        <w:r w:rsidDel="00C5085C">
          <w:delText xml:space="preserve">. </w:delText>
        </w:r>
      </w:del>
      <w:del w:id="404" w:author="hoffman" w:date="2009-06-10T14:06:00Z">
        <w:r w:rsidDel="00C5085C">
          <w:delText xml:space="preserve"> </w:delText>
        </w:r>
      </w:del>
      <w:ins w:id="405" w:author="hoffman" w:date="2009-06-10T14:06:00Z">
        <w:r w:rsidR="00C5085C">
          <w:t xml:space="preserve">.  </w:t>
        </w:r>
      </w:ins>
      <w:r>
        <w:t>OSIRIS evaluates the raw electrophoresis data contained in an .</w:t>
      </w:r>
      <w:r w:rsidRPr="00F25E2F">
        <w:rPr>
          <w:rStyle w:val="NormalFixedChar"/>
        </w:rPr>
        <w:t>fsa</w:t>
      </w:r>
      <w:r>
        <w:t xml:space="preserve"> file using an independently derived mathematically-based sizing algorithm</w:t>
      </w:r>
      <w:del w:id="406" w:author="hoffman" w:date="2009-06-10T14:04:00Z">
        <w:r w:rsidDel="00C5085C">
          <w:delText>.</w:delText>
        </w:r>
        <w:r w:rsidR="003D7335" w:rsidDel="00C5085C">
          <w:delText xml:space="preserve"> </w:delText>
        </w:r>
      </w:del>
      <w:ins w:id="407" w:author="hoffman" w:date="2009-06-10T14:05:00Z">
        <w:r w:rsidR="00C5085C">
          <w:t xml:space="preserve">.  </w:t>
        </w:r>
      </w:ins>
      <w:r w:rsidR="003D7335">
        <w:t>OSIRIS currently supports ABI capillary analytical platforms and numerous commercially available CODIS-compliant marker kits.</w:t>
      </w:r>
    </w:p>
    <w:p w:rsidR="00611FCC" w:rsidRDefault="00611FCC" w:rsidP="005424E2"/>
    <w:p w:rsidR="00611FCC" w:rsidRDefault="00611FCC" w:rsidP="005424E2">
      <w:r>
        <w:t>OSIRIS searches for peaks by iteratively fitting expected parametric data signatures to the observed data, usually achieving matches with correlations in excess of 0.999</w:t>
      </w:r>
      <w:del w:id="408" w:author="hoffman" w:date="2009-06-10T14:04:00Z">
        <w:r w:rsidDel="00C5085C">
          <w:delText xml:space="preserve">. </w:delText>
        </w:r>
      </w:del>
      <w:del w:id="409" w:author="hoffman" w:date="2009-06-10T14:06:00Z">
        <w:r w:rsidDel="00C5085C">
          <w:delText xml:space="preserve"> </w:delText>
        </w:r>
      </w:del>
      <w:ins w:id="410" w:author="hoffman" w:date="2009-06-10T14:06:00Z">
        <w:r w:rsidR="00C5085C">
          <w:t xml:space="preserve">.  </w:t>
        </w:r>
      </w:ins>
      <w:r>
        <w:t>Parametric peak locations are determined with sub-second accuracy and transformed to base pair coordinates</w:t>
      </w:r>
      <w:del w:id="411" w:author="hoffman" w:date="2009-06-10T14:04:00Z">
        <w:r w:rsidDel="00C5085C">
          <w:delText xml:space="preserve">. </w:delText>
        </w:r>
      </w:del>
      <w:del w:id="412" w:author="hoffman" w:date="2009-06-10T14:06:00Z">
        <w:r w:rsidDel="00C5085C">
          <w:delText xml:space="preserve"> </w:delText>
        </w:r>
      </w:del>
      <w:ins w:id="413" w:author="hoffman" w:date="2009-06-10T14:06:00Z">
        <w:r w:rsidR="00C5085C">
          <w:t xml:space="preserve">.  </w:t>
        </w:r>
      </w:ins>
      <w:r>
        <w:t>Traditional sizing methods for DNA fragments usually rely on either the local or global Southern methods to interpolate the internal lane standard (ILS) into base pair estimates</w:t>
      </w:r>
      <w:del w:id="414" w:author="hoffman" w:date="2009-06-10T14:04:00Z">
        <w:r w:rsidDel="00C5085C">
          <w:delText xml:space="preserve">. </w:delText>
        </w:r>
      </w:del>
      <w:del w:id="415" w:author="hoffman" w:date="2009-06-10T14:06:00Z">
        <w:r w:rsidDel="00C5085C">
          <w:delText xml:space="preserve"> </w:delText>
        </w:r>
      </w:del>
      <w:ins w:id="416" w:author="hoffman" w:date="2009-06-10T14:06:00Z">
        <w:r w:rsidR="00C5085C">
          <w:t xml:space="preserve">.  </w:t>
        </w:r>
      </w:ins>
      <w:r>
        <w:t>OSIRIS departs from this approach, using instead the correspondence between a sample’s ILS and an associated allelic ladder to map the time scale of the ladder into that of the sample</w:t>
      </w:r>
      <w:del w:id="417" w:author="hoffman" w:date="2009-06-10T14:04:00Z">
        <w:r w:rsidDel="00C5085C">
          <w:delText xml:space="preserve">. </w:delText>
        </w:r>
      </w:del>
      <w:del w:id="418" w:author="hoffman" w:date="2009-06-10T14:06:00Z">
        <w:r w:rsidDel="00C5085C">
          <w:delText xml:space="preserve"> </w:delText>
        </w:r>
      </w:del>
      <w:ins w:id="419" w:author="hoffman" w:date="2009-06-10T14:06:00Z">
        <w:r w:rsidR="00C5085C">
          <w:t xml:space="preserve">.  </w:t>
        </w:r>
      </w:ins>
      <w:r>
        <w:t>This integration of the ladder with the sample permits a straightforward and accurate comparison of sample peaks with ladder locus peaks</w:t>
      </w:r>
      <w:del w:id="420" w:author="hoffman" w:date="2009-06-10T14:04:00Z">
        <w:r w:rsidDel="00C5085C">
          <w:delText xml:space="preserve">. </w:delText>
        </w:r>
      </w:del>
      <w:del w:id="421" w:author="hoffman" w:date="2009-06-10T14:06:00Z">
        <w:r w:rsidDel="00C5085C">
          <w:delText xml:space="preserve">  </w:delText>
        </w:r>
      </w:del>
      <w:ins w:id="422" w:author="hoffman" w:date="2009-06-10T14:06:00Z">
        <w:r w:rsidR="00C5085C">
          <w:t xml:space="preserve">.  </w:t>
        </w:r>
      </w:ins>
      <w:r>
        <w:t>Typically, OSIRIS-analyzed sample peaks align within 0.1 base pair of the position within a locus</w:t>
      </w:r>
      <w:del w:id="423" w:author="hoffman" w:date="2009-06-10T14:04:00Z">
        <w:r w:rsidDel="00C5085C">
          <w:delText xml:space="preserve">. </w:delText>
        </w:r>
      </w:del>
      <w:del w:id="424" w:author="hoffman" w:date="2009-06-10T14:06:00Z">
        <w:r w:rsidDel="00C5085C">
          <w:delText xml:space="preserve"> </w:delText>
        </w:r>
      </w:del>
      <w:ins w:id="425" w:author="hoffman" w:date="2009-06-10T14:06:00Z">
        <w:r w:rsidR="00C5085C">
          <w:t xml:space="preserve">.  </w:t>
        </w:r>
      </w:ins>
      <w:r>
        <w:t>Thus, in addition to providing reliable and accurate peak analysis, OSIRIS offers two new peak quality measures – fit level and sizing residual</w:t>
      </w:r>
      <w:del w:id="426" w:author="hoffman" w:date="2009-06-10T14:05:00Z">
        <w:r w:rsidDel="00C5085C">
          <w:delText xml:space="preserve">. </w:delText>
        </w:r>
      </w:del>
      <w:ins w:id="427" w:author="hoffman" w:date="2009-06-10T14:05:00Z">
        <w:r w:rsidR="00C5085C">
          <w:t xml:space="preserve">.  </w:t>
        </w:r>
      </w:ins>
    </w:p>
    <w:p w:rsidR="00611FCC" w:rsidRDefault="00611FCC" w:rsidP="005424E2"/>
    <w:p w:rsidR="00611FCC" w:rsidRDefault="00611FCC" w:rsidP="005424E2">
      <w:r>
        <w:t>Based on a laboratory’s own protocols, these two measures can enhance quality metrics currently available to assess STR DNA profiles</w:t>
      </w:r>
      <w:del w:id="428" w:author="hoffman" w:date="2009-06-10T14:05:00Z">
        <w:r w:rsidDel="00C5085C">
          <w:delText xml:space="preserve">.  </w:delText>
        </w:r>
      </w:del>
      <w:ins w:id="429" w:author="hoffman" w:date="2009-06-10T14:05:00Z">
        <w:r w:rsidR="00C5085C">
          <w:t xml:space="preserve">.  </w:t>
        </w:r>
      </w:ins>
      <w:r>
        <w:t>OSIRIS can be customized to accommodate laboratory-specific signatures including settings sensitive to typical background noise and can include any customized naming conventions or additional internal laboratory controls</w:t>
      </w:r>
      <w:del w:id="430" w:author="hoffman" w:date="2009-06-10T14:04:00Z">
        <w:r w:rsidDel="00C5085C">
          <w:delText xml:space="preserve">. </w:delText>
        </w:r>
      </w:del>
      <w:ins w:id="431" w:author="hoffman" w:date="2009-06-10T14:05:00Z">
        <w:r w:rsidR="00C5085C">
          <w:t xml:space="preserve">.  </w:t>
        </w:r>
      </w:ins>
      <w:r>
        <w:t>When used in complement with other analysis methods, OSIRIS can provide a second independent assessment of data and may alleviate the need for human review of passing profiles.</w:t>
      </w:r>
    </w:p>
    <w:p w:rsidR="00611FCC" w:rsidRDefault="00611FCC" w:rsidP="005424E2"/>
    <w:p w:rsidR="00611FCC" w:rsidDel="00E62578" w:rsidRDefault="00430B92" w:rsidP="005424E2">
      <w:pPr>
        <w:rPr>
          <w:del w:id="432" w:author="hoffman" w:date="2009-07-15T09:56:00Z"/>
        </w:rPr>
      </w:pPr>
      <w:r w:rsidRPr="00430B92">
        <w:rPr>
          <w:rFonts w:asciiTheme="majorHAnsi" w:eastAsia="Calibri" w:hAnsiTheme="majorHAnsi" w:cs="Times New Roman"/>
        </w:rPr>
        <w:t xml:space="preserve">OSIRIS was initiated in response to recommendations of a multidisciplinary </w:t>
      </w:r>
      <w:r w:rsidRPr="00430B92">
        <w:rPr>
          <w:rFonts w:asciiTheme="majorHAnsi" w:hAnsiTheme="majorHAnsi"/>
        </w:rPr>
        <w:t>advisory group (the Kinship and DNA Analysis Panel, KADAP)</w:t>
      </w:r>
      <w:r>
        <w:rPr>
          <w:rFonts w:asciiTheme="majorHAnsi" w:hAnsiTheme="majorHAnsi"/>
        </w:rPr>
        <w:t xml:space="preserve"> empanelled by the U.S</w:t>
      </w:r>
      <w:del w:id="433" w:author="hoffman" w:date="2009-06-10T14:04:00Z">
        <w:r w:rsidDel="00C5085C">
          <w:rPr>
            <w:rFonts w:asciiTheme="majorHAnsi" w:hAnsiTheme="majorHAnsi"/>
          </w:rPr>
          <w:delText xml:space="preserve">. </w:delText>
        </w:r>
      </w:del>
      <w:ins w:id="434" w:author="hoffman" w:date="2009-06-10T14:05:00Z">
        <w:r w:rsidR="00C5085C">
          <w:rPr>
            <w:rFonts w:asciiTheme="majorHAnsi" w:hAnsiTheme="majorHAnsi"/>
          </w:rPr>
          <w:t xml:space="preserve">. </w:t>
        </w:r>
      </w:ins>
      <w:r>
        <w:rPr>
          <w:rFonts w:asciiTheme="majorHAnsi" w:hAnsiTheme="majorHAnsi"/>
        </w:rPr>
        <w:t>Department of Justice</w:t>
      </w:r>
      <w:del w:id="435" w:author="hoffman" w:date="2009-06-10T14:05:00Z">
        <w:r w:rsidRPr="00430B92" w:rsidDel="00C5085C">
          <w:rPr>
            <w:rFonts w:asciiTheme="majorHAnsi" w:hAnsiTheme="majorHAnsi"/>
          </w:rPr>
          <w:delText xml:space="preserve">.  </w:delText>
        </w:r>
      </w:del>
      <w:ins w:id="436" w:author="hoffman" w:date="2009-06-10T14:05:00Z">
        <w:r w:rsidR="00C5085C">
          <w:rPr>
            <w:rFonts w:asciiTheme="majorHAnsi" w:hAnsiTheme="majorHAnsi"/>
          </w:rPr>
          <w:t xml:space="preserve">.  </w:t>
        </w:r>
      </w:ins>
      <w:r w:rsidRPr="00430B92">
        <w:rPr>
          <w:rFonts w:asciiTheme="majorHAnsi" w:hAnsiTheme="majorHAnsi"/>
        </w:rPr>
        <w:t>KADAP was assembled to assist the New York City Office of the Medical Examiner (OCME) and New York State Police (NYSPD) DNA laboratories in the difficult and unprecedented legal and humanitarian challenges the World Trade Center victim identifications raised by developing guidelines and recommendations for management of the identification process, focusing on ways to enhance the number and quality of identifications that could be made.</w:t>
      </w:r>
      <w:del w:id="437" w:author="hoffman" w:date="2009-05-18T13:28:00Z">
        <w:r w:rsidRPr="00430B92" w:rsidDel="00424D42">
          <w:rPr>
            <w:rFonts w:asciiTheme="majorHAnsi" w:hAnsiTheme="majorHAnsi"/>
          </w:rPr>
          <w:delText xml:space="preserve"> </w:delText>
        </w:r>
      </w:del>
      <w:commentRangeStart w:id="438"/>
      <w:r w:rsidRPr="00430B92">
        <w:rPr>
          <w:rFonts w:asciiTheme="majorHAnsi" w:hAnsiTheme="majorHAnsi"/>
          <w:vertAlign w:val="superscript"/>
        </w:rPr>
        <w:t>1</w:t>
      </w:r>
      <w:commentRangeEnd w:id="438"/>
      <w:r w:rsidR="0048599D">
        <w:rPr>
          <w:rStyle w:val="CommentReference"/>
        </w:rPr>
        <w:commentReference w:id="438"/>
      </w:r>
      <w:ins w:id="439" w:author="hoffman" w:date="2009-06-10T13:05:00Z">
        <w:r w:rsidR="0008786E" w:rsidRPr="0008786E">
          <w:rPr>
            <w:rPrChange w:id="440" w:author="hoffman" w:date="2009-06-10T13:05:00Z">
              <w:rPr>
                <w:rFonts w:asciiTheme="majorHAnsi" w:hAnsiTheme="majorHAnsi"/>
                <w:color w:val="17365D" w:themeColor="text2" w:themeShade="BF"/>
                <w:u w:val="single"/>
                <w:vertAlign w:val="superscript"/>
              </w:rPr>
            </w:rPrChange>
          </w:rPr>
          <w:t xml:space="preserve">  </w:t>
        </w:r>
      </w:ins>
      <w:del w:id="441" w:author="hoffman" w:date="2009-05-18T13:28:00Z">
        <w:r w:rsidRPr="00430B92" w:rsidDel="00424D42">
          <w:rPr>
            <w:rFonts w:asciiTheme="minorHAnsi" w:hAnsiTheme="minorHAnsi"/>
            <w:sz w:val="24"/>
            <w:szCs w:val="24"/>
            <w:vertAlign w:val="superscript"/>
          </w:rPr>
          <w:delText xml:space="preserve"> </w:delText>
        </w:r>
        <w:r w:rsidRPr="00236AA9" w:rsidDel="00424D42">
          <w:rPr>
            <w:sz w:val="32"/>
            <w:szCs w:val="32"/>
          </w:rPr>
          <w:delText xml:space="preserve"> </w:delText>
        </w:r>
      </w:del>
      <w:r w:rsidR="00611FCC">
        <w:t>Developed in collaboration with state, local and federal forensic laboratories and NIST, the National Center for Biotechnology Information (NCBI) created OSIRIS using C++ and object oriented design to facilitate the development of add-on applications by those using the program</w:t>
      </w:r>
      <w:del w:id="442" w:author="hoffman" w:date="2009-06-10T14:05:00Z">
        <w:r w:rsidR="00611FCC" w:rsidDel="00C5085C">
          <w:delText xml:space="preserve">.  </w:delText>
        </w:r>
      </w:del>
      <w:ins w:id="443" w:author="hoffman" w:date="2009-06-10T14:05:00Z">
        <w:r w:rsidR="00C5085C">
          <w:t xml:space="preserve">.  </w:t>
        </w:r>
      </w:ins>
      <w:r w:rsidR="00611FCC">
        <w:t xml:space="preserve">NCBI performs internal quality assurance on its programs and will maintain OSIRIS at </w:t>
      </w:r>
      <w:hyperlink r:id="rId12" w:history="1">
        <w:r w:rsidR="00611FCC" w:rsidRPr="00611FCC">
          <w:rPr>
            <w:rStyle w:val="Hyperlink"/>
          </w:rPr>
          <w:t>http://www.ncbi.nlm.nih.gov/projects/SNP/osiris</w:t>
        </w:r>
      </w:hyperlink>
      <w:r w:rsidR="00611FCC">
        <w:t xml:space="preserve"> as part of its extensive public domain toolkit for exploring and managing genetic data.</w:t>
      </w:r>
    </w:p>
    <w:p w:rsidR="00E62578" w:rsidRDefault="00E62578">
      <w:pPr>
        <w:rPr>
          <w:ins w:id="444" w:author="hoffman" w:date="2009-07-15T09:56:00Z"/>
          <w:rFonts w:ascii="Papyrus" w:eastAsiaTheme="majorEastAsia" w:hAnsi="Papyrus" w:cstheme="majorBidi"/>
          <w:b/>
          <w:bCs/>
          <w:color w:val="984806" w:themeColor="accent6" w:themeShade="80"/>
          <w:sz w:val="36"/>
          <w:szCs w:val="28"/>
        </w:rPr>
      </w:pPr>
      <w:ins w:id="445" w:author="hoffman" w:date="2009-07-15T09:56:00Z">
        <w:r>
          <w:br w:type="page"/>
        </w:r>
      </w:ins>
    </w:p>
    <w:p w:rsidR="00AF65F4" w:rsidDel="00E62578" w:rsidRDefault="00AF65F4" w:rsidP="005424E2">
      <w:pPr>
        <w:rPr>
          <w:del w:id="446" w:author="hoffman" w:date="2009-07-15T09:56:00Z"/>
        </w:rPr>
      </w:pPr>
    </w:p>
    <w:p w:rsidR="00AF65F4" w:rsidRPr="00E62578" w:rsidDel="00E62578" w:rsidRDefault="0008786E" w:rsidP="005424E2">
      <w:pPr>
        <w:rPr>
          <w:del w:id="447" w:author="hoffman" w:date="2009-07-15T09:55:00Z"/>
          <w:color w:val="FFFFFF" w:themeColor="background1"/>
          <w:rPrChange w:id="448" w:author="hoffman" w:date="2009-07-15T09:56:00Z">
            <w:rPr>
              <w:del w:id="449" w:author="hoffman" w:date="2009-07-15T09:55:00Z"/>
            </w:rPr>
          </w:rPrChange>
        </w:rPr>
      </w:pPr>
      <w:del w:id="450" w:author="hoffman" w:date="2009-07-15T09:55:00Z">
        <w:r w:rsidRPr="0008786E">
          <w:rPr>
            <w:color w:val="FFFFFF" w:themeColor="background1"/>
            <w:rPrChange w:id="451" w:author="hoffman" w:date="2009-07-15T09:56:00Z">
              <w:rPr>
                <w:color w:val="17365D" w:themeColor="text2" w:themeShade="BF"/>
                <w:u w:val="single"/>
              </w:rPr>
            </w:rPrChange>
          </w:rPr>
          <w:delText>This guide is incredibly boring and should easily cure insomnia</w:delText>
        </w:r>
      </w:del>
      <w:del w:id="452" w:author="hoffman" w:date="2009-06-10T14:05:00Z">
        <w:r w:rsidRPr="0008786E">
          <w:rPr>
            <w:color w:val="FFFFFF" w:themeColor="background1"/>
            <w:rPrChange w:id="453" w:author="hoffman" w:date="2009-07-15T09:56:00Z">
              <w:rPr>
                <w:color w:val="17365D" w:themeColor="text2" w:themeShade="BF"/>
                <w:u w:val="single"/>
              </w:rPr>
            </w:rPrChange>
          </w:rPr>
          <w:delText xml:space="preserve">.  </w:delText>
        </w:r>
      </w:del>
      <w:del w:id="454" w:author="hoffman" w:date="2009-07-15T09:55:00Z">
        <w:r w:rsidRPr="0008786E">
          <w:rPr>
            <w:color w:val="FFFFFF" w:themeColor="background1"/>
            <w:rPrChange w:id="455" w:author="hoffman" w:date="2009-07-15T09:56:00Z">
              <w:rPr>
                <w:color w:val="17365D" w:themeColor="text2" w:themeShade="BF"/>
                <w:u w:val="single"/>
              </w:rPr>
            </w:rPrChange>
          </w:rPr>
          <w:delText>Do not read this if you plan to operate heavy machinery or a motor vehicle soon afterward</w:delText>
        </w:r>
      </w:del>
      <w:del w:id="456" w:author="hoffman" w:date="2009-06-10T14:05:00Z">
        <w:r w:rsidRPr="0008786E">
          <w:rPr>
            <w:color w:val="FFFFFF" w:themeColor="background1"/>
            <w:rPrChange w:id="457" w:author="hoffman" w:date="2009-07-15T09:56:00Z">
              <w:rPr>
                <w:color w:val="17365D" w:themeColor="text2" w:themeShade="BF"/>
                <w:u w:val="single"/>
              </w:rPr>
            </w:rPrChange>
          </w:rPr>
          <w:delText xml:space="preserve">.  </w:delText>
        </w:r>
      </w:del>
      <w:del w:id="458" w:author="hoffman" w:date="2009-07-15T09:55:00Z">
        <w:r w:rsidRPr="0008786E">
          <w:rPr>
            <w:color w:val="FFFFFF" w:themeColor="background1"/>
            <w:rPrChange w:id="459" w:author="hoffman" w:date="2009-07-15T09:56:00Z">
              <w:rPr>
                <w:color w:val="17365D" w:themeColor="text2" w:themeShade="BF"/>
                <w:u w:val="single"/>
              </w:rPr>
            </w:rPrChange>
          </w:rPr>
          <w:delText>If your supervisor is requiring you to read this guide, it is a safe assumption that this person has some hostility toward you and/or this is an act of retaliation against something you have done in the recent past.</w:delText>
        </w:r>
      </w:del>
    </w:p>
    <w:p w:rsidR="00301A32" w:rsidDel="00E62578" w:rsidRDefault="00301A32" w:rsidP="005424E2">
      <w:pPr>
        <w:rPr>
          <w:del w:id="460" w:author="hoffman" w:date="2009-07-15T09:55:00Z"/>
        </w:rPr>
      </w:pPr>
      <w:del w:id="461" w:author="hoffman" w:date="2009-07-15T09:55:00Z">
        <w:r w:rsidDel="00E62578">
          <w:br w:type="page"/>
        </w:r>
      </w:del>
    </w:p>
    <w:p w:rsidR="00301A32" w:rsidRDefault="00301A32" w:rsidP="005424E2">
      <w:pPr>
        <w:pStyle w:val="Heading1"/>
      </w:pPr>
      <w:bookmarkStart w:id="462" w:name="_Toc246754583"/>
      <w:r>
        <w:t>Getting Started</w:t>
      </w:r>
      <w:bookmarkEnd w:id="462"/>
    </w:p>
    <w:p w:rsidR="00301A32" w:rsidRDefault="00163026" w:rsidP="00430B92">
      <w:pPr>
        <w:pStyle w:val="Heading2"/>
      </w:pPr>
      <w:bookmarkStart w:id="463" w:name="_Toc246754584"/>
      <w:r w:rsidRPr="005424E2">
        <w:t>Obtaining</w:t>
      </w:r>
      <w:r>
        <w:t xml:space="preserve"> and Installing Osiris</w:t>
      </w:r>
      <w:bookmarkEnd w:id="463"/>
    </w:p>
    <w:p w:rsidR="00430B92" w:rsidRDefault="00163026" w:rsidP="005424E2">
      <w:r>
        <w:t xml:space="preserve">OSIRIS for </w:t>
      </w:r>
      <w:ins w:id="464" w:author="hoffman" w:date="2009-06-10T13:09:00Z">
        <w:r w:rsidR="0048599D">
          <w:t xml:space="preserve">Microsoft </w:t>
        </w:r>
      </w:ins>
      <w:r>
        <w:t>Windows XP</w:t>
      </w:r>
      <w:ins w:id="465" w:author="hoffman" w:date="2009-06-10T13:07:00Z">
        <w:r w:rsidR="0048599D">
          <w:t>, Windows Vista</w:t>
        </w:r>
      </w:ins>
      <w:r>
        <w:t xml:space="preserve"> </w:t>
      </w:r>
      <w:ins w:id="466" w:author="hoffman" w:date="2009-06-10T13:07:00Z">
        <w:r w:rsidR="0048599D">
          <w:t xml:space="preserve">and </w:t>
        </w:r>
      </w:ins>
      <w:ins w:id="467" w:author="hoffman" w:date="2009-06-10T13:08:00Z">
        <w:r w:rsidR="0048599D">
          <w:t xml:space="preserve">Apple </w:t>
        </w:r>
      </w:ins>
      <w:ins w:id="468" w:author="hoffman" w:date="2009-06-10T13:07:00Z">
        <w:r w:rsidR="0048599D">
          <w:t xml:space="preserve">Macintosh </w:t>
        </w:r>
      </w:ins>
      <w:ins w:id="469" w:author="hoffman" w:date="2009-06-10T13:08:00Z">
        <w:r w:rsidR="0048599D">
          <w:t>OSX 10.</w:t>
        </w:r>
      </w:ins>
      <w:ins w:id="470" w:author="hoffman" w:date="2009-06-10T13:09:00Z">
        <w:r w:rsidR="0048599D">
          <w:t>5</w:t>
        </w:r>
      </w:ins>
      <w:ins w:id="471" w:author="hoffman" w:date="2009-06-10T13:08:00Z">
        <w:r w:rsidR="0048599D">
          <w:t xml:space="preserve"> </w:t>
        </w:r>
      </w:ins>
      <w:r>
        <w:t xml:space="preserve">can be downloaded at </w:t>
      </w:r>
      <w:hyperlink r:id="rId13" w:history="1">
        <w:r w:rsidRPr="00F8557A">
          <w:rPr>
            <w:rStyle w:val="Hyperlink"/>
          </w:rPr>
          <w:t>http://www.ncbi.nlm.nih.gov/projects/SNP/osiris</w:t>
        </w:r>
      </w:hyperlink>
      <w:del w:id="472" w:author="hoffman" w:date="2009-06-10T14:05:00Z">
        <w:r w:rsidDel="00C5085C">
          <w:delText xml:space="preserve">.  </w:delText>
        </w:r>
      </w:del>
      <w:ins w:id="473" w:author="hoffman" w:date="2009-06-10T14:05:00Z">
        <w:r w:rsidR="00C5085C">
          <w:t xml:space="preserve">.  </w:t>
        </w:r>
      </w:ins>
      <w:ins w:id="474" w:author="hoffman" w:date="2009-06-10T13:09:00Z">
        <w:r w:rsidR="0048599D">
          <w:t>When using the version for Microso</w:t>
        </w:r>
      </w:ins>
      <w:ins w:id="475" w:author="hoffman" w:date="2009-06-10T13:10:00Z">
        <w:r w:rsidR="0048599D">
          <w:t xml:space="preserve">ft Windows, </w:t>
        </w:r>
      </w:ins>
      <w:del w:id="476" w:author="hoffman" w:date="2009-06-10T13:10:00Z">
        <w:r w:rsidDel="0048599D">
          <w:delText xml:space="preserve">If </w:delText>
        </w:r>
      </w:del>
      <w:ins w:id="477" w:author="hoffman" w:date="2009-06-10T13:10:00Z">
        <w:r w:rsidR="0048599D">
          <w:t xml:space="preserve">if </w:t>
        </w:r>
      </w:ins>
      <w:r w:rsidR="00430B92">
        <w:t xml:space="preserve">there is already </w:t>
      </w:r>
      <w:r>
        <w:t>a previous version of O</w:t>
      </w:r>
      <w:r w:rsidR="003D7335">
        <w:t>SIRIS</w:t>
      </w:r>
      <w:r>
        <w:t xml:space="preserve"> </w:t>
      </w:r>
      <w:r w:rsidR="00430B92">
        <w:t>that this download will replace</w:t>
      </w:r>
      <w:del w:id="478" w:author="hoffman" w:date="2009-05-19T14:18:00Z">
        <w:r w:rsidR="003D7335" w:rsidDel="00693A20">
          <w:delText xml:space="preserve">, </w:delText>
        </w:r>
        <w:r w:rsidR="00430B92" w:rsidDel="00693A20">
          <w:delText xml:space="preserve"> the</w:delText>
        </w:r>
      </w:del>
      <w:ins w:id="479" w:author="hoffman" w:date="2009-05-19T14:18:00Z">
        <w:r w:rsidR="00693A20">
          <w:t>, the</w:t>
        </w:r>
      </w:ins>
      <w:r w:rsidR="00430B92">
        <w:t xml:space="preserve"> old version </w:t>
      </w:r>
      <w:r w:rsidRPr="003D7335">
        <w:rPr>
          <w:b/>
        </w:rPr>
        <w:t>must first be uninstalled</w:t>
      </w:r>
      <w:r>
        <w:t xml:space="preserve"> before the newer version is installed.</w:t>
      </w:r>
    </w:p>
    <w:p w:rsidR="00430B92" w:rsidRDefault="00430B92" w:rsidP="005424E2"/>
    <w:p w:rsidR="00163026" w:rsidRDefault="00163026" w:rsidP="005424E2">
      <w:r>
        <w:t xml:space="preserve"> To uninstall an older version </w:t>
      </w:r>
      <w:ins w:id="480" w:author="hoffman" w:date="2009-06-10T13:10:00Z">
        <w:r w:rsidR="0048599D">
          <w:t xml:space="preserve">for Windows, </w:t>
        </w:r>
      </w:ins>
      <w:r>
        <w:t>go to the ‘</w:t>
      </w:r>
      <w:r w:rsidRPr="000D088B">
        <w:rPr>
          <w:rStyle w:val="NormalFixedChar"/>
        </w:rPr>
        <w:t>Start</w:t>
      </w:r>
      <w:r>
        <w:t>’ menu</w:t>
      </w:r>
      <w:r w:rsidR="00C06D83">
        <w:t xml:space="preserve"> and select </w:t>
      </w:r>
      <w:r w:rsidRPr="000D088B">
        <w:rPr>
          <w:rStyle w:val="NormalFixedChar"/>
        </w:rPr>
        <w:t xml:space="preserve">Programs -&gt; </w:t>
      </w:r>
      <w:r w:rsidR="00DF255A" w:rsidRPr="000D088B">
        <w:rPr>
          <w:rStyle w:val="NormalFixedChar"/>
        </w:rPr>
        <w:t>Osiris -&gt; Uninstall OSIRIS</w:t>
      </w:r>
      <w:del w:id="481" w:author="hoffman" w:date="2009-06-10T14:05:00Z">
        <w:r w:rsidR="00430B92" w:rsidDel="00C5085C">
          <w:delText xml:space="preserve">.  </w:delText>
        </w:r>
      </w:del>
      <w:ins w:id="482" w:author="hoffman" w:date="2009-06-10T14:05:00Z">
        <w:r w:rsidR="00C5085C">
          <w:t xml:space="preserve">.  </w:t>
        </w:r>
      </w:ins>
      <w:r w:rsidR="00430B92">
        <w:t>Alternatively, you can</w:t>
      </w:r>
      <w:r w:rsidR="00DF255A">
        <w:t xml:space="preserve"> </w:t>
      </w:r>
      <w:r w:rsidR="00C33340">
        <w:t xml:space="preserve">go to the </w:t>
      </w:r>
      <w:r w:rsidR="00C33340" w:rsidRPr="000D088B">
        <w:rPr>
          <w:rStyle w:val="NormalFixedChar"/>
        </w:rPr>
        <w:t>Control Panel</w:t>
      </w:r>
      <w:r w:rsidR="000D088B">
        <w:t xml:space="preserve"> a</w:t>
      </w:r>
      <w:r w:rsidR="000D088B" w:rsidRPr="000D088B">
        <w:t>nd select</w:t>
      </w:r>
      <w:del w:id="483" w:author="hoffman" w:date="2009-06-10T13:10:00Z">
        <w:r w:rsidR="000D088B" w:rsidDel="0048599D">
          <w:delText xml:space="preserve"> </w:delText>
        </w:r>
        <w:r w:rsidR="00C33340" w:rsidRPr="000D088B" w:rsidDel="0048599D">
          <w:rPr>
            <w:rStyle w:val="NormalFixedChar"/>
          </w:rPr>
          <w:delText xml:space="preserve">Add </w:delText>
        </w:r>
      </w:del>
      <w:ins w:id="484" w:author="hoffman" w:date="2009-06-10T13:10:00Z">
        <w:r w:rsidR="0048599D">
          <w:rPr>
            <w:rStyle w:val="NormalFixedChar"/>
          </w:rPr>
          <w:t xml:space="preserve"> A</w:t>
        </w:r>
        <w:r w:rsidR="0048599D" w:rsidRPr="000D088B">
          <w:rPr>
            <w:rStyle w:val="NormalFixedChar"/>
          </w:rPr>
          <w:t xml:space="preserve">dd </w:t>
        </w:r>
      </w:ins>
      <w:r w:rsidR="00C33340" w:rsidRPr="000D088B">
        <w:rPr>
          <w:rStyle w:val="NormalFixedChar"/>
        </w:rPr>
        <w:t>or Remove Programs</w:t>
      </w:r>
      <w:r w:rsidR="00430B92">
        <w:rPr>
          <w:rStyle w:val="NormalFixedChar"/>
        </w:rPr>
        <w:t xml:space="preserve">, </w:t>
      </w:r>
      <w:r w:rsidR="00430B92" w:rsidRPr="00430B92">
        <w:rPr>
          <w:rStyle w:val="NormalFixedChar"/>
          <w:rFonts w:asciiTheme="majorHAnsi" w:hAnsiTheme="majorHAnsi"/>
          <w:szCs w:val="22"/>
        </w:rPr>
        <w:t xml:space="preserve">then scroll down to </w:t>
      </w:r>
      <w:r w:rsidR="00430B92">
        <w:rPr>
          <w:rStyle w:val="NormalFixedChar"/>
          <w:rFonts w:asciiTheme="majorHAnsi" w:hAnsiTheme="majorHAnsi"/>
          <w:szCs w:val="22"/>
        </w:rPr>
        <w:t xml:space="preserve">highlight </w:t>
      </w:r>
      <w:r w:rsidR="00C33340" w:rsidRPr="000D088B">
        <w:rPr>
          <w:rStyle w:val="NormalFixedChar"/>
        </w:rPr>
        <w:t>Osiris</w:t>
      </w:r>
      <w:r w:rsidR="00430B92">
        <w:rPr>
          <w:rStyle w:val="NormalFixedChar"/>
        </w:rPr>
        <w:t xml:space="preserve"> </w:t>
      </w:r>
      <w:r w:rsidR="00430B92" w:rsidRPr="00430B92">
        <w:rPr>
          <w:rStyle w:val="NormalFixedChar"/>
          <w:rFonts w:asciiTheme="majorHAnsi" w:hAnsiTheme="majorHAnsi"/>
          <w:szCs w:val="22"/>
        </w:rPr>
        <w:t>and select the</w:t>
      </w:r>
      <w:r w:rsidR="00430B92">
        <w:rPr>
          <w:rStyle w:val="NormalFixedChar"/>
        </w:rPr>
        <w:t xml:space="preserve"> </w:t>
      </w:r>
      <w:ins w:id="485" w:author="hoffman" w:date="2009-06-10T13:10:00Z">
        <w:r w:rsidR="0008786E" w:rsidRPr="0008786E">
          <w:rPr>
            <w:rPrChange w:id="486" w:author="hoffman" w:date="2009-06-10T13:10:00Z">
              <w:rPr>
                <w:rStyle w:val="NormalFixedChar"/>
              </w:rPr>
            </w:rPrChange>
          </w:rPr>
          <w:t>“</w:t>
        </w:r>
      </w:ins>
      <w:del w:id="487" w:author="hoffman" w:date="2009-06-10T13:10:00Z">
        <w:r w:rsidR="00430B92" w:rsidDel="0048599D">
          <w:rPr>
            <w:rStyle w:val="NormalFixedChar"/>
          </w:rPr>
          <w:delText>remove</w:delText>
        </w:r>
      </w:del>
      <w:ins w:id="488" w:author="hoffman" w:date="2009-06-10T13:10:00Z">
        <w:r w:rsidR="0048599D">
          <w:rPr>
            <w:rStyle w:val="NormalFixedChar"/>
          </w:rPr>
          <w:t>Remove</w:t>
        </w:r>
        <w:r w:rsidR="0008786E" w:rsidRPr="0008786E">
          <w:rPr>
            <w:rPrChange w:id="489" w:author="hoffman" w:date="2009-06-10T13:11:00Z">
              <w:rPr>
                <w:rStyle w:val="NormalFixedChar"/>
              </w:rPr>
            </w:rPrChange>
          </w:rPr>
          <w:t>”</w:t>
        </w:r>
      </w:ins>
      <w:r w:rsidR="00430B92">
        <w:rPr>
          <w:rStyle w:val="NormalFixedChar"/>
        </w:rPr>
        <w:t xml:space="preserve"> </w:t>
      </w:r>
      <w:r w:rsidR="0008786E" w:rsidRPr="0008786E">
        <w:rPr>
          <w:rPrChange w:id="490" w:author="hoffman" w:date="2009-06-10T13:10:00Z">
            <w:rPr>
              <w:rStyle w:val="NormalFixedChar"/>
            </w:rPr>
          </w:rPrChange>
        </w:rPr>
        <w:t>button</w:t>
      </w:r>
      <w:del w:id="491" w:author="hoffman" w:date="2009-06-10T14:05:00Z">
        <w:r w:rsidR="00C33340" w:rsidDel="00C5085C">
          <w:delText>.</w:delText>
        </w:r>
        <w:r w:rsidR="00430B92" w:rsidDel="00C5085C">
          <w:delText xml:space="preserve"> </w:delText>
        </w:r>
      </w:del>
      <w:ins w:id="492" w:author="hoffman" w:date="2009-06-10T14:05:00Z">
        <w:r w:rsidR="00C5085C">
          <w:t xml:space="preserve">.  </w:t>
        </w:r>
      </w:ins>
      <w:r w:rsidR="00430B92">
        <w:t xml:space="preserve">You can now install the new version of OSIRIS from </w:t>
      </w:r>
      <w:hyperlink r:id="rId14" w:history="1">
        <w:r w:rsidR="00430B92" w:rsidRPr="00F8557A">
          <w:rPr>
            <w:rStyle w:val="Hyperlink"/>
          </w:rPr>
          <w:t>http://www.ncbi.nlm.nih.gov/projects/SNP/osiris</w:t>
        </w:r>
      </w:hyperlink>
    </w:p>
    <w:p w:rsidR="00C33340" w:rsidRDefault="00C33340" w:rsidP="005424E2"/>
    <w:p w:rsidR="00C33340" w:rsidRDefault="0048599D" w:rsidP="005424E2">
      <w:ins w:id="493" w:author="hoffman" w:date="2009-06-10T13:13:00Z">
        <w:r>
          <w:t xml:space="preserve">When using Microsoft Windows, </w:t>
        </w:r>
      </w:ins>
      <w:del w:id="494" w:author="hoffman" w:date="2009-06-10T13:13:00Z">
        <w:r w:rsidR="00163026" w:rsidDel="0048599D">
          <w:delText xml:space="preserve">Once </w:delText>
        </w:r>
      </w:del>
      <w:ins w:id="495" w:author="hoffman" w:date="2009-06-10T13:13:00Z">
        <w:r>
          <w:t xml:space="preserve">once </w:t>
        </w:r>
      </w:ins>
      <w:r w:rsidR="00C33340">
        <w:t xml:space="preserve">OSIRIS has been </w:t>
      </w:r>
      <w:r w:rsidR="00163026">
        <w:t xml:space="preserve">downloaded, open the file from Windows </w:t>
      </w:r>
      <w:del w:id="496" w:author="hoffman" w:date="2009-06-10T13:13:00Z">
        <w:r w:rsidR="00163026" w:rsidDel="0048599D">
          <w:delText xml:space="preserve">explorer </w:delText>
        </w:r>
      </w:del>
      <w:ins w:id="497" w:author="hoffman" w:date="2009-06-10T13:13:00Z">
        <w:r>
          <w:t xml:space="preserve">Explorer </w:t>
        </w:r>
      </w:ins>
      <w:r w:rsidR="00163026">
        <w:t>and follow the installation instructions</w:t>
      </w:r>
      <w:del w:id="498" w:author="hoffman" w:date="2009-06-10T14:05:00Z">
        <w:r w:rsidR="00163026" w:rsidDel="00C5085C">
          <w:delText xml:space="preserve">.  </w:delText>
        </w:r>
      </w:del>
      <w:ins w:id="499" w:author="hoffman" w:date="2009-06-10T14:05:00Z">
        <w:r w:rsidR="00C5085C">
          <w:t xml:space="preserve">.  </w:t>
        </w:r>
      </w:ins>
      <w:r w:rsidR="00163026">
        <w:t>The only installation option is selecting the location for the installation</w:t>
      </w:r>
      <w:del w:id="500" w:author="hoffman" w:date="2009-06-10T14:05:00Z">
        <w:r w:rsidR="00163026" w:rsidDel="00C5085C">
          <w:delText>.</w:delText>
        </w:r>
        <w:r w:rsidR="00C33340" w:rsidDel="00C5085C">
          <w:delText xml:space="preserve">  </w:delText>
        </w:r>
      </w:del>
      <w:ins w:id="501" w:author="hoffman" w:date="2009-06-10T14:05:00Z">
        <w:r w:rsidR="00C5085C">
          <w:t xml:space="preserve">.  </w:t>
        </w:r>
      </w:ins>
      <w:r w:rsidR="00C33340">
        <w:t xml:space="preserve">If a previous version of OSIRIS was removed prior to installation, the new version </w:t>
      </w:r>
      <w:r w:rsidR="003D7335">
        <w:t>should</w:t>
      </w:r>
      <w:r w:rsidR="00C33340">
        <w:t xml:space="preserve"> be installed in the same location as the older version in order to use the prior settings</w:t>
      </w:r>
      <w:r w:rsidR="003D7335">
        <w:t xml:space="preserve"> that are saved from your previous install</w:t>
      </w:r>
      <w:r w:rsidR="00C33340">
        <w:t>.</w:t>
      </w:r>
    </w:p>
    <w:p w:rsidR="00430B92" w:rsidRDefault="00430B92" w:rsidP="005424E2"/>
    <w:p w:rsidR="00C33340" w:rsidRDefault="00C33340" w:rsidP="005424E2">
      <w:pPr>
        <w:pStyle w:val="Heading2"/>
      </w:pPr>
      <w:bookmarkStart w:id="502" w:name="_Toc246754585"/>
      <w:r>
        <w:t>A Quick Tutorial</w:t>
      </w:r>
      <w:bookmarkEnd w:id="502"/>
    </w:p>
    <w:p w:rsidR="00B95CC0" w:rsidRDefault="00C33340" w:rsidP="005424E2">
      <w:r>
        <w:t xml:space="preserve">This is a quick overview on </w:t>
      </w:r>
      <w:r w:rsidR="00430B92">
        <w:t>using</w:t>
      </w:r>
      <w:r>
        <w:t xml:space="preserve"> OSIRIS</w:t>
      </w:r>
      <w:del w:id="503" w:author="hoffman" w:date="2009-06-10T14:05:00Z">
        <w:r w:rsidDel="00C5085C">
          <w:delText xml:space="preserve">. </w:delText>
        </w:r>
        <w:r w:rsidR="00430B92" w:rsidDel="00C5085C">
          <w:delText xml:space="preserve"> </w:delText>
        </w:r>
      </w:del>
      <w:ins w:id="504" w:author="hoffman" w:date="2009-06-10T14:05:00Z">
        <w:r w:rsidR="00C5085C">
          <w:t xml:space="preserve">.  </w:t>
        </w:r>
      </w:ins>
      <w:r w:rsidR="00430B92">
        <w:t xml:space="preserve">The files shown in the examples illustrated in this guide are </w:t>
      </w:r>
      <w:del w:id="505" w:author="hoffman" w:date="2009-06-10T13:15:00Z">
        <w:r w:rsidR="00430B92" w:rsidDel="004755E3">
          <w:delText xml:space="preserve">installed </w:delText>
        </w:r>
      </w:del>
      <w:ins w:id="506" w:author="hoffman" w:date="2009-06-10T13:15:00Z">
        <w:r w:rsidR="004755E3">
          <w:t xml:space="preserve">included </w:t>
        </w:r>
      </w:ins>
      <w:r w:rsidR="00430B92">
        <w:t>with your OSIRIS download</w:t>
      </w:r>
      <w:del w:id="507" w:author="hoffman" w:date="2009-06-10T14:05:00Z">
        <w:r w:rsidR="0030120F" w:rsidDel="00C5085C">
          <w:delText xml:space="preserve">. </w:delText>
        </w:r>
      </w:del>
      <w:ins w:id="508" w:author="hoffman" w:date="2009-06-10T14:05:00Z">
        <w:r w:rsidR="00C5085C">
          <w:t xml:space="preserve">.  </w:t>
        </w:r>
      </w:ins>
      <w:r w:rsidR="0030120F">
        <w:t xml:space="preserve">All of these example </w:t>
      </w:r>
      <w:r w:rsidR="0030120F" w:rsidRPr="00B95CC0">
        <w:rPr>
          <w:rFonts w:ascii="Courier New" w:hAnsi="Courier New" w:cs="Courier New"/>
        </w:rPr>
        <w:t>.fs</w:t>
      </w:r>
      <w:ins w:id="509" w:author="hoffman" w:date="2009-06-10T13:14:00Z">
        <w:r w:rsidR="0048599D">
          <w:rPr>
            <w:rFonts w:ascii="Courier New" w:hAnsi="Courier New" w:cs="Courier New"/>
          </w:rPr>
          <w:t xml:space="preserve">a </w:t>
        </w:r>
      </w:ins>
      <w:del w:id="510" w:author="hoffman" w:date="2009-06-10T13:14:00Z">
        <w:r w:rsidR="0030120F" w:rsidRPr="00B95CC0" w:rsidDel="0048599D">
          <w:rPr>
            <w:rFonts w:ascii="Courier New" w:hAnsi="Courier New" w:cs="Courier New"/>
          </w:rPr>
          <w:delText>a</w:delText>
        </w:r>
        <w:r w:rsidR="0030120F" w:rsidDel="0048599D">
          <w:delText xml:space="preserve"> </w:delText>
        </w:r>
      </w:del>
      <w:r w:rsidR="0030120F">
        <w:t xml:space="preserve">files </w:t>
      </w:r>
      <w:r w:rsidR="003D7335">
        <w:t>were</w:t>
      </w:r>
      <w:r w:rsidR="0030120F">
        <w:t xml:space="preserve"> created by </w:t>
      </w:r>
      <w:r w:rsidR="00B95CC0">
        <w:t>the Human Identity Team at the National Institute of Standards and Technology (NIST) and are available through their STRBase website (</w:t>
      </w:r>
      <w:hyperlink r:id="rId15" w:history="1">
        <w:r w:rsidR="00B95CC0" w:rsidRPr="00D170FA">
          <w:rPr>
            <w:rStyle w:val="Hyperlink"/>
          </w:rPr>
          <w:t>http://www.cstl.nist.gov/div831/strbase/</w:t>
        </w:r>
      </w:hyperlink>
      <w:r w:rsidR="00B95CC0">
        <w:t>)</w:t>
      </w:r>
      <w:del w:id="511" w:author="hoffman" w:date="2009-06-10T14:05:00Z">
        <w:r w:rsidR="00B95CC0" w:rsidDel="00C5085C">
          <w:delText xml:space="preserve">. </w:delText>
        </w:r>
        <w:r w:rsidDel="00C5085C">
          <w:delText xml:space="preserve"> </w:delText>
        </w:r>
      </w:del>
      <w:ins w:id="512" w:author="hoffman" w:date="2009-06-10T14:05:00Z">
        <w:r w:rsidR="00C5085C">
          <w:t xml:space="preserve">.  </w:t>
        </w:r>
      </w:ins>
      <w:r w:rsidR="00B95CC0">
        <w:t>It is recommended that you use the Quick Tutorial along with the provided NIST files to help familiarize yourself with OSIRIS</w:t>
      </w:r>
      <w:del w:id="513" w:author="hoffman" w:date="2009-06-10T14:05:00Z">
        <w:r w:rsidR="00B95CC0" w:rsidDel="00C5085C">
          <w:delText xml:space="preserve">.  </w:delText>
        </w:r>
      </w:del>
      <w:ins w:id="514" w:author="hoffman" w:date="2009-06-10T14:05:00Z">
        <w:r w:rsidR="00C5085C">
          <w:t xml:space="preserve">.  </w:t>
        </w:r>
      </w:ins>
      <w:r>
        <w:t xml:space="preserve">Details of </w:t>
      </w:r>
      <w:r w:rsidR="00B95CC0">
        <w:t>OSIRIS’</w:t>
      </w:r>
      <w:r>
        <w:t xml:space="preserve"> features will be described in the later chapters</w:t>
      </w:r>
      <w:del w:id="515" w:author="hoffman" w:date="2009-06-10T14:05:00Z">
        <w:r w:rsidR="00F11467" w:rsidDel="00C5085C">
          <w:delText xml:space="preserve">. </w:delText>
        </w:r>
      </w:del>
      <w:ins w:id="516" w:author="hoffman" w:date="2009-06-10T14:05:00Z">
        <w:r w:rsidR="00C5085C">
          <w:t xml:space="preserve">.  </w:t>
        </w:r>
      </w:ins>
    </w:p>
    <w:p w:rsidR="00B95CC0" w:rsidRDefault="00B95CC0" w:rsidP="005424E2"/>
    <w:p w:rsidR="00F11467" w:rsidRDefault="0088280A" w:rsidP="005424E2">
      <w:r>
        <w:t xml:space="preserve">Below </w:t>
      </w:r>
      <w:r w:rsidR="003D7335">
        <w:t>i</w:t>
      </w:r>
      <w:r w:rsidR="00F11467">
        <w:t>s an illustration of the opening window</w:t>
      </w:r>
      <w:del w:id="517" w:author="hoffman" w:date="2009-06-10T14:05:00Z">
        <w:r w:rsidR="00F11467" w:rsidDel="00C5085C">
          <w:delText>.</w:delText>
        </w:r>
        <w:r w:rsidDel="00C5085C">
          <w:delText xml:space="preserve"> </w:delText>
        </w:r>
      </w:del>
      <w:ins w:id="518" w:author="hoffman" w:date="2009-06-10T14:05:00Z">
        <w:r w:rsidR="00C5085C">
          <w:t xml:space="preserve">.  </w:t>
        </w:r>
      </w:ins>
      <w:r>
        <w:t xml:space="preserve">Note the </w:t>
      </w:r>
      <w:del w:id="519" w:author="hoffman" w:date="2009-05-18T13:28:00Z">
        <w:r w:rsidDel="00424D42">
          <w:delText xml:space="preserve">toolbar </w:delText>
        </w:r>
      </w:del>
      <w:ins w:id="520" w:author="hoffman" w:date="2009-05-18T13:28:00Z">
        <w:r w:rsidR="00424D42">
          <w:t xml:space="preserve">menu bar </w:t>
        </w:r>
      </w:ins>
      <w:r>
        <w:t xml:space="preserve">availability </w:t>
      </w:r>
      <w:r w:rsidR="003D7335">
        <w:t>above the</w:t>
      </w:r>
      <w:r>
        <w:t xml:space="preserve"> logo</w:t>
      </w:r>
      <w:del w:id="521" w:author="hoffman" w:date="2009-06-10T14:05:00Z">
        <w:r w:rsidR="003D7335" w:rsidDel="00C5085C">
          <w:delText xml:space="preserve">.  </w:delText>
        </w:r>
      </w:del>
      <w:ins w:id="522" w:author="hoffman" w:date="2009-06-10T14:05:00Z">
        <w:r w:rsidR="00C5085C">
          <w:t xml:space="preserve">.  </w:t>
        </w:r>
      </w:ins>
      <w:r w:rsidR="003D7335">
        <w:t>The logo</w:t>
      </w:r>
      <w:r>
        <w:t xml:space="preserve"> disappears after a moment.</w:t>
      </w:r>
    </w:p>
    <w:p w:rsidR="003D7335" w:rsidRDefault="003D7335" w:rsidP="003D7335">
      <w:pPr>
        <w:jc w:val="center"/>
      </w:pPr>
    </w:p>
    <w:p w:rsidR="00F11467" w:rsidRDefault="003D7335" w:rsidP="003D7335">
      <w:pPr>
        <w:jc w:val="center"/>
      </w:pPr>
      <w:r>
        <w:rPr>
          <w:noProof/>
        </w:rPr>
        <w:drawing>
          <wp:inline distT="0" distB="0" distL="0" distR="0">
            <wp:extent cx="2758084" cy="2618117"/>
            <wp:effectExtent l="19050" t="0" r="4166" b="0"/>
            <wp:docPr id="4" name="Picture 6"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16" cstate="print"/>
                    <a:stretch>
                      <a:fillRect/>
                    </a:stretch>
                  </pic:blipFill>
                  <pic:spPr>
                    <a:xfrm>
                      <a:off x="0" y="0"/>
                      <a:ext cx="2758084" cy="2618117"/>
                    </a:xfrm>
                    <a:prstGeom prst="rect">
                      <a:avLst/>
                    </a:prstGeom>
                  </pic:spPr>
                </pic:pic>
              </a:graphicData>
            </a:graphic>
          </wp:inline>
        </w:drawing>
      </w:r>
    </w:p>
    <w:p w:rsidR="00C33340" w:rsidDel="00AB6649" w:rsidRDefault="00C33340" w:rsidP="005424E2">
      <w:pPr>
        <w:pStyle w:val="ImageCentered"/>
        <w:rPr>
          <w:del w:id="523" w:author="hoffman" w:date="2009-08-21T11:46:00Z"/>
        </w:rPr>
      </w:pPr>
      <w:del w:id="524" w:author="hoffman" w:date="2009-08-21T11:46:00Z">
        <w:r w:rsidDel="00AB6649">
          <w:delText>.</w:delText>
        </w:r>
      </w:del>
    </w:p>
    <w:p w:rsidR="000E55F1" w:rsidRDefault="008330E2">
      <w:pPr>
        <w:pStyle w:val="ImageCentered"/>
        <w:jc w:val="left"/>
        <w:pPrChange w:id="525" w:author="hoffman" w:date="2009-08-21T11:46:00Z">
          <w:pPr/>
        </w:pPrChange>
      </w:pPr>
      <w:r>
        <w:t xml:space="preserve">After the </w:t>
      </w:r>
      <w:r w:rsidR="00AC4EFE">
        <w:t>OSIRIS logo</w:t>
      </w:r>
      <w:r>
        <w:t xml:space="preserve"> disappears, select “</w:t>
      </w:r>
      <w:r w:rsidRPr="000D088B">
        <w:rPr>
          <w:rStyle w:val="NormalFixedChar"/>
        </w:rPr>
        <w:t>New Analysis…</w:t>
      </w:r>
      <w:r>
        <w:t>” from the “</w:t>
      </w:r>
      <w:r w:rsidRPr="000D088B">
        <w:rPr>
          <w:rStyle w:val="NormalFixedChar"/>
        </w:rPr>
        <w:t>File</w:t>
      </w:r>
      <w:r>
        <w:t xml:space="preserve">” </w:t>
      </w:r>
      <w:r w:rsidR="00AD038E">
        <w:t xml:space="preserve">pull down </w:t>
      </w:r>
      <w:r>
        <w:t>menu as shown below</w:t>
      </w:r>
      <w:del w:id="526" w:author="hoffman" w:date="2009-06-10T14:05:00Z">
        <w:r w:rsidR="00AD038E" w:rsidDel="00C5085C">
          <w:delText xml:space="preserve">. </w:delText>
        </w:r>
        <w:r w:rsidDel="00C5085C">
          <w:delText xml:space="preserve"> </w:delText>
        </w:r>
      </w:del>
      <w:ins w:id="527" w:author="hoffman" w:date="2009-06-10T14:05:00Z">
        <w:r w:rsidR="00C5085C">
          <w:t xml:space="preserve">.  </w:t>
        </w:r>
      </w:ins>
      <w:r w:rsidR="00AD038E">
        <w:t>A</w:t>
      </w:r>
      <w:r>
        <w:t xml:space="preserve"> dialog box labeled “</w:t>
      </w:r>
      <w:r w:rsidRPr="00542856">
        <w:rPr>
          <w:rStyle w:val="NormalFixedChar"/>
        </w:rPr>
        <w:t>Analyze Data</w:t>
      </w:r>
      <w:r>
        <w:t>” will appear.</w:t>
      </w:r>
    </w:p>
    <w:p w:rsidR="008330E2" w:rsidDel="00AB6649" w:rsidRDefault="008330E2" w:rsidP="005424E2">
      <w:pPr>
        <w:rPr>
          <w:del w:id="528" w:author="hoffman" w:date="2009-08-21T11:46:00Z"/>
        </w:rPr>
      </w:pPr>
    </w:p>
    <w:p w:rsidR="008330E2" w:rsidRDefault="008330E2" w:rsidP="005424E2"/>
    <w:p w:rsidR="00F11467" w:rsidRDefault="00F11467" w:rsidP="005424E2">
      <w:pPr>
        <w:pStyle w:val="ImageCentered"/>
      </w:pPr>
      <w:r w:rsidRPr="008330E2">
        <w:rPr>
          <w:noProof/>
        </w:rPr>
        <w:drawing>
          <wp:inline distT="0" distB="0" distL="0" distR="0">
            <wp:extent cx="2628900" cy="2300287"/>
            <wp:effectExtent l="19050" t="0" r="0" b="0"/>
            <wp:docPr id="8" name="Picture 3" descr="E:\Users\hoffman\DEV\internal\osiris\docs\ScreenShots-1.2\021-Fil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hoffman\DEV\internal\osiris\docs\ScreenShots-1.2\021-FileMenu.PNG"/>
                    <pic:cNvPicPr>
                      <a:picLocks noChangeAspect="1" noChangeArrowheads="1"/>
                    </pic:cNvPicPr>
                  </pic:nvPicPr>
                  <pic:blipFill>
                    <a:blip r:embed="rId17" cstate="print"/>
                    <a:stretch>
                      <a:fillRect/>
                    </a:stretch>
                  </pic:blipFill>
                  <pic:spPr bwMode="auto">
                    <a:xfrm>
                      <a:off x="0" y="0"/>
                      <a:ext cx="2629881" cy="2301146"/>
                    </a:xfrm>
                    <a:prstGeom prst="rect">
                      <a:avLst/>
                    </a:prstGeom>
                    <a:noFill/>
                    <a:ln w="9525">
                      <a:noFill/>
                      <a:miter lim="800000"/>
                      <a:headEnd/>
                      <a:tailEnd/>
                    </a:ln>
                  </pic:spPr>
                </pic:pic>
              </a:graphicData>
            </a:graphic>
          </wp:inline>
        </w:drawing>
      </w:r>
    </w:p>
    <w:p w:rsidR="00E439BE" w:rsidRDefault="00E439BE" w:rsidP="005424E2"/>
    <w:p w:rsidR="00E439BE" w:rsidRDefault="00AC4EFE" w:rsidP="005424E2">
      <w:pPr>
        <w:pStyle w:val="ImageCentered"/>
      </w:pPr>
      <w:r>
        <w:rPr>
          <w:noProof/>
        </w:rPr>
        <w:drawing>
          <wp:inline distT="0" distB="0" distL="0" distR="0">
            <wp:extent cx="4763615" cy="1920542"/>
            <wp:effectExtent l="1905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tretch>
                      <a:fillRect/>
                    </a:stretch>
                  </pic:blipFill>
                  <pic:spPr bwMode="auto">
                    <a:xfrm>
                      <a:off x="0" y="0"/>
                      <a:ext cx="4763615" cy="1920542"/>
                    </a:xfrm>
                    <a:prstGeom prst="rect">
                      <a:avLst/>
                    </a:prstGeom>
                    <a:noFill/>
                    <a:ln w="9525">
                      <a:noFill/>
                      <a:miter lim="800000"/>
                      <a:headEnd/>
                      <a:tailEnd/>
                    </a:ln>
                  </pic:spPr>
                </pic:pic>
              </a:graphicData>
            </a:graphic>
          </wp:inline>
        </w:drawing>
      </w:r>
    </w:p>
    <w:p w:rsidR="008330E2" w:rsidRDefault="008330E2" w:rsidP="005424E2">
      <w:pPr>
        <w:pStyle w:val="ImageCentered"/>
      </w:pPr>
    </w:p>
    <w:p w:rsidR="000A4ECB" w:rsidRDefault="008330E2" w:rsidP="005424E2">
      <w:r>
        <w:t>When this dialog box appears, the user can enter the specific information and click “</w:t>
      </w:r>
      <w:r w:rsidRPr="000D088B">
        <w:rPr>
          <w:rStyle w:val="NormalFixedChar"/>
        </w:rPr>
        <w:t>OK</w:t>
      </w:r>
      <w:r>
        <w:t>” to begin the analysis</w:t>
      </w:r>
      <w:del w:id="529" w:author="hoffman" w:date="2009-06-10T14:05:00Z">
        <w:r w:rsidDel="00C5085C">
          <w:delText xml:space="preserve">. </w:delText>
        </w:r>
      </w:del>
      <w:ins w:id="530" w:author="hoffman" w:date="2009-06-10T14:05:00Z">
        <w:r w:rsidR="00C5085C">
          <w:t xml:space="preserve">.  </w:t>
        </w:r>
      </w:ins>
      <w:r w:rsidR="000A4ECB">
        <w:t xml:space="preserve">Note that different </w:t>
      </w:r>
      <w:r w:rsidR="000F3BDD">
        <w:t xml:space="preserve">minimum </w:t>
      </w:r>
      <w:r w:rsidR="000A4ECB">
        <w:t>RFU values are available for the different sample types</w:t>
      </w:r>
      <w:del w:id="531" w:author="hoffman" w:date="2009-06-10T14:05:00Z">
        <w:r w:rsidR="000A4ECB" w:rsidDel="00C5085C">
          <w:delText>.</w:delText>
        </w:r>
        <w:r w:rsidR="000F3BDD" w:rsidDel="00C5085C">
          <w:delText xml:space="preserve"> </w:delText>
        </w:r>
        <w:r w:rsidR="000A4ECB" w:rsidDel="00C5085C">
          <w:delText xml:space="preserve"> </w:delText>
        </w:r>
      </w:del>
      <w:del w:id="532" w:author="hoffman" w:date="2009-06-10T14:06:00Z">
        <w:r w:rsidR="000A4ECB" w:rsidDel="00C5085C">
          <w:delText xml:space="preserve"> </w:delText>
        </w:r>
      </w:del>
      <w:ins w:id="533" w:author="hoffman" w:date="2009-06-10T14:06:00Z">
        <w:r w:rsidR="00C5085C">
          <w:t xml:space="preserve">.  </w:t>
        </w:r>
      </w:ins>
      <w:r w:rsidR="000A4ECB">
        <w:t>The drop-down menus detail the kits and standards that OSIRIS currently recognizes</w:t>
      </w:r>
      <w:del w:id="534" w:author="hoffman" w:date="2009-06-10T14:05:00Z">
        <w:r w:rsidR="000A4ECB" w:rsidDel="00C5085C">
          <w:delText xml:space="preserve">. </w:delText>
        </w:r>
      </w:del>
      <w:ins w:id="535" w:author="hoffman" w:date="2009-06-10T14:05:00Z">
        <w:r w:rsidR="00C5085C">
          <w:t xml:space="preserve">.  </w:t>
        </w:r>
      </w:ins>
      <w:r w:rsidR="000A4ECB">
        <w:t xml:space="preserve">Requests for other marker sets or controls can be sent to </w:t>
      </w:r>
      <w:hyperlink r:id="rId19" w:history="1">
        <w:r w:rsidR="000A4ECB" w:rsidRPr="00D170FA">
          <w:rPr>
            <w:rStyle w:val="Hyperlink"/>
          </w:rPr>
          <w:t>forensics@ncbi.nlm.nih.gov</w:t>
        </w:r>
      </w:hyperlink>
      <w:del w:id="536" w:author="hoffman" w:date="2009-06-10T14:05:00Z">
        <w:r w:rsidR="000A4ECB" w:rsidDel="00C5085C">
          <w:delText xml:space="preserve">. </w:delText>
        </w:r>
      </w:del>
      <w:ins w:id="537" w:author="hoffman" w:date="2009-06-10T14:05:00Z">
        <w:r w:rsidR="00C5085C">
          <w:t xml:space="preserve">.  </w:t>
        </w:r>
      </w:ins>
    </w:p>
    <w:p w:rsidR="000A4ECB" w:rsidRDefault="000A4ECB" w:rsidP="005424E2"/>
    <w:p w:rsidR="00AD038E" w:rsidRDefault="008330E2" w:rsidP="005424E2">
      <w:r>
        <w:t>In th</w:t>
      </w:r>
      <w:r w:rsidR="0018103A">
        <w:t>e illustrated</w:t>
      </w:r>
      <w:r>
        <w:t xml:space="preserve"> </w:t>
      </w:r>
      <w:r w:rsidR="000A4ECB">
        <w:t xml:space="preserve">example, we are using </w:t>
      </w:r>
      <w:r>
        <w:t xml:space="preserve">data </w:t>
      </w:r>
      <w:r w:rsidR="000A4ECB">
        <w:t xml:space="preserve">files </w:t>
      </w:r>
      <w:r>
        <w:t>for Identifiler</w:t>
      </w:r>
      <w:r w:rsidR="009653DB">
        <w:rPr>
          <w:sz w:val="20"/>
          <w:szCs w:val="20"/>
          <w:vertAlign w:val="superscript"/>
        </w:rPr>
        <w:t>TM</w:t>
      </w:r>
      <w:r w:rsidR="00AC4EFE">
        <w:t xml:space="preserve"> created by NIST and </w:t>
      </w:r>
      <w:r>
        <w:t>provided with the OSIRIS software</w:t>
      </w:r>
      <w:del w:id="538" w:author="hoffman" w:date="2009-06-10T14:05:00Z">
        <w:r w:rsidDel="00C5085C">
          <w:delText>.</w:delText>
        </w:r>
        <w:r w:rsidR="00AD038E" w:rsidDel="00C5085C">
          <w:delText xml:space="preserve">  </w:delText>
        </w:r>
      </w:del>
      <w:ins w:id="539" w:author="hoffman" w:date="2009-06-10T14:05:00Z">
        <w:r w:rsidR="00C5085C">
          <w:t xml:space="preserve">.  </w:t>
        </w:r>
      </w:ins>
      <w:r w:rsidR="00AD038E">
        <w:t xml:space="preserve">The </w:t>
      </w:r>
      <w:r w:rsidR="000A4ECB">
        <w:t xml:space="preserve">NIST </w:t>
      </w:r>
      <w:r w:rsidR="00AD038E">
        <w:t>test file</w:t>
      </w:r>
      <w:r w:rsidR="000A4ECB">
        <w:t>s</w:t>
      </w:r>
      <w:r w:rsidR="00AD038E">
        <w:t xml:space="preserve"> are located in a subdirectory named “</w:t>
      </w:r>
      <w:r w:rsidR="00AD038E" w:rsidRPr="008E0634">
        <w:rPr>
          <w:rStyle w:val="NormalFixedChar"/>
        </w:rPr>
        <w:t>TestAnalysis</w:t>
      </w:r>
      <w:r w:rsidR="00AD038E">
        <w:t>” which is in the directory where OSIRIS was installed.</w:t>
      </w:r>
      <w:r w:rsidR="00AD038E">
        <w:br/>
      </w:r>
    </w:p>
    <w:p w:rsidR="000A4FA9" w:rsidRDefault="009653DB" w:rsidP="005424E2">
      <w:r>
        <w:t>When the analysis begins, a new window appear</w:t>
      </w:r>
      <w:r w:rsidR="000A4ECB">
        <w:t>s</w:t>
      </w:r>
      <w:r>
        <w:t xml:space="preserve"> </w:t>
      </w:r>
      <w:r w:rsidR="000A4ECB">
        <w:t xml:space="preserve">(see below) </w:t>
      </w:r>
      <w:r>
        <w:t xml:space="preserve">which shows each subdirectory </w:t>
      </w:r>
      <w:r w:rsidR="000A4ECB">
        <w:t>that will be a</w:t>
      </w:r>
      <w:r>
        <w:t xml:space="preserve">nalyzed along with its </w:t>
      </w:r>
      <w:r w:rsidR="0018103A">
        <w:t xml:space="preserve">current analysis </w:t>
      </w:r>
      <w:r>
        <w:t>status</w:t>
      </w:r>
      <w:del w:id="540" w:author="hoffman" w:date="2009-06-10T14:05:00Z">
        <w:r w:rsidR="003D7335" w:rsidDel="00C5085C">
          <w:delText>.</w:delText>
        </w:r>
        <w:r w:rsidDel="00C5085C">
          <w:delText xml:space="preserve">  </w:delText>
        </w:r>
      </w:del>
      <w:ins w:id="541" w:author="hoffman" w:date="2009-06-10T14:05:00Z">
        <w:r w:rsidR="00C5085C">
          <w:t xml:space="preserve">.  </w:t>
        </w:r>
      </w:ins>
      <w:r>
        <w:t xml:space="preserve">If only one subdirectory </w:t>
      </w:r>
      <w:r w:rsidR="0018103A">
        <w:t xml:space="preserve">is </w:t>
      </w:r>
      <w:r>
        <w:t xml:space="preserve">to be analyzed a new window </w:t>
      </w:r>
      <w:r w:rsidR="0018103A">
        <w:t xml:space="preserve">opens </w:t>
      </w:r>
      <w:ins w:id="542" w:author="hoffman" w:date="2009-06-10T10:53:00Z">
        <w:r w:rsidR="00242594">
          <w:t xml:space="preserve">upon completion </w:t>
        </w:r>
      </w:ins>
      <w:del w:id="543" w:author="hoffman" w:date="2009-06-10T10:53:00Z">
        <w:r w:rsidR="0018103A" w:rsidDel="00242594">
          <w:delText>automatically</w:delText>
        </w:r>
        <w:r w:rsidDel="00242594">
          <w:delText xml:space="preserve"> </w:delText>
        </w:r>
      </w:del>
      <w:r>
        <w:t>with a table containing the results</w:t>
      </w:r>
      <w:r w:rsidR="00530A1C">
        <w:t xml:space="preserve"> of the analysis</w:t>
      </w:r>
      <w:del w:id="544" w:author="hoffman" w:date="2009-06-10T10:53:00Z">
        <w:r w:rsidR="000D088B" w:rsidDel="00242594">
          <w:delText xml:space="preserve"> </w:delText>
        </w:r>
        <w:r w:rsidR="00530A1C" w:rsidDel="00242594">
          <w:delText>upon completion</w:delText>
        </w:r>
      </w:del>
      <w:del w:id="545" w:author="hoffman" w:date="2009-06-10T14:05:00Z">
        <w:r w:rsidR="00530A1C" w:rsidDel="00C5085C">
          <w:delText xml:space="preserve">.  </w:delText>
        </w:r>
      </w:del>
      <w:ins w:id="546" w:author="hoffman" w:date="2009-06-10T14:05:00Z">
        <w:r w:rsidR="00C5085C">
          <w:t xml:space="preserve">.  </w:t>
        </w:r>
      </w:ins>
    </w:p>
    <w:p w:rsidR="000A4FA9" w:rsidRDefault="000A4FA9" w:rsidP="005424E2"/>
    <w:p w:rsidR="000A4FA9" w:rsidRDefault="000A4FA9" w:rsidP="005424E2"/>
    <w:p w:rsidR="00334C0C" w:rsidRDefault="000A4FA9" w:rsidP="00F27A39">
      <w:pPr>
        <w:jc w:val="center"/>
      </w:pPr>
      <w:r w:rsidRPr="000A4FA9">
        <w:rPr>
          <w:noProof/>
        </w:rPr>
        <w:drawing>
          <wp:inline distT="0" distB="0" distL="0" distR="0">
            <wp:extent cx="4232137" cy="3383280"/>
            <wp:effectExtent l="19050" t="0" r="0" b="0"/>
            <wp:docPr id="32" name="Picture 4" descr="E:\Users\hoffman\DEV\internal\osiris\docs\ScreenShots-1.2\040-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hoffman\DEV\internal\osiris\docs\ScreenShots-1.2\040-Done.PNG"/>
                    <pic:cNvPicPr>
                      <a:picLocks noChangeAspect="1" noChangeArrowheads="1"/>
                    </pic:cNvPicPr>
                  </pic:nvPicPr>
                  <pic:blipFill>
                    <a:blip r:embed="rId20" cstate="print"/>
                    <a:stretch>
                      <a:fillRect/>
                    </a:stretch>
                  </pic:blipFill>
                  <pic:spPr bwMode="auto">
                    <a:xfrm>
                      <a:off x="0" y="0"/>
                      <a:ext cx="4232137" cy="3383280"/>
                    </a:xfrm>
                    <a:prstGeom prst="rect">
                      <a:avLst/>
                    </a:prstGeom>
                    <a:noFill/>
                    <a:ln w="9525">
                      <a:noFill/>
                      <a:miter lim="800000"/>
                      <a:headEnd/>
                      <a:tailEnd/>
                    </a:ln>
                  </pic:spPr>
                </pic:pic>
              </a:graphicData>
            </a:graphic>
          </wp:inline>
        </w:drawing>
      </w:r>
    </w:p>
    <w:p w:rsidR="0008786E" w:rsidRDefault="0008786E" w:rsidP="0008786E">
      <w:pPr>
        <w:pStyle w:val="Spacer"/>
        <w:rPr>
          <w:ins w:id="547" w:author="hoffman" w:date="2009-05-18T13:31:00Z"/>
        </w:rPr>
        <w:pPrChange w:id="548" w:author="hoffman" w:date="2009-05-18T13:31:00Z">
          <w:pPr/>
        </w:pPrChange>
      </w:pPr>
    </w:p>
    <w:p w:rsidR="006C1A47" w:rsidRDefault="00242594" w:rsidP="00CA4885">
      <w:pPr>
        <w:rPr>
          <w:ins w:id="549" w:author="hoffman" w:date="2009-08-20T12:27:00Z"/>
        </w:rPr>
      </w:pPr>
      <w:ins w:id="550" w:author="hoffman" w:date="2009-06-10T10:54:00Z">
        <w:r>
          <w:t>From this table, the user can choose which data to display, view plots containing the data and edit the data</w:t>
        </w:r>
      </w:ins>
      <w:ins w:id="551" w:author="hoffman" w:date="2009-06-10T14:05:00Z">
        <w:r w:rsidR="00C5085C">
          <w:t xml:space="preserve">.  </w:t>
        </w:r>
      </w:ins>
      <w:ins w:id="552" w:author="hoffman" w:date="2009-06-10T10:54:00Z">
        <w:r>
          <w:t>This is accomplished using the toolbar at the top of the window, the pull down menu labeled “</w:t>
        </w:r>
        <w:r w:rsidRPr="000D088B">
          <w:rPr>
            <w:rStyle w:val="NormalFixedChar"/>
          </w:rPr>
          <w:t>Table</w:t>
        </w:r>
        <w:r>
          <w:t>” on the menu bar, or by right clicking the table cell of interest</w:t>
        </w:r>
      </w:ins>
      <w:ins w:id="553" w:author="hoffman" w:date="2009-06-10T14:05:00Z">
        <w:r w:rsidR="00C5085C">
          <w:t xml:space="preserve">.  </w:t>
        </w:r>
      </w:ins>
      <w:ins w:id="554" w:author="hoffman" w:date="2009-06-10T10:54:00Z">
        <w:r>
          <w:t xml:space="preserve">Note that when a cell is highlighted on a table, notices </w:t>
        </w:r>
      </w:ins>
      <w:ins w:id="555" w:author="hoffman" w:date="2009-08-20T12:21:00Z">
        <w:r w:rsidR="006C1A47">
          <w:t xml:space="preserve">and detailed information </w:t>
        </w:r>
      </w:ins>
      <w:ins w:id="556" w:author="hoffman" w:date="2009-06-10T10:54:00Z">
        <w:r>
          <w:t>appear in the area below the table</w:t>
        </w:r>
      </w:ins>
      <w:ins w:id="557" w:author="hoffman" w:date="2009-06-10T14:05:00Z">
        <w:r w:rsidR="00C5085C">
          <w:t xml:space="preserve">. </w:t>
        </w:r>
      </w:ins>
      <w:ins w:id="558" w:author="hoffman" w:date="2009-08-20T12:22:00Z">
        <w:r w:rsidR="006C1A47">
          <w:t xml:space="preserve">  There is a “</w:t>
        </w:r>
        <w:r w:rsidR="0008786E" w:rsidRPr="0008786E">
          <w:rPr>
            <w:rStyle w:val="NormalFixedChar"/>
            <w:rPrChange w:id="559" w:author="hoffman" w:date="2009-08-20T12:23:00Z">
              <w:rPr>
                <w:rFonts w:ascii="Courier New" w:hAnsi="Courier New" w:cs="Courier New"/>
                <w:szCs w:val="24"/>
              </w:rPr>
            </w:rPrChange>
          </w:rPr>
          <w:t>Preview</w:t>
        </w:r>
        <w:r w:rsidR="006C1A47">
          <w:t>”</w:t>
        </w:r>
      </w:ins>
      <w:ins w:id="560" w:author="hoffman" w:date="2009-08-20T12:23:00Z">
        <w:r w:rsidR="006C1A47">
          <w:t xml:space="preserve"> button on the toolbar and </w:t>
        </w:r>
        <w:r w:rsidR="00245A32">
          <w:t>pull</w:t>
        </w:r>
      </w:ins>
      <w:ins w:id="561" w:author="hoffman" w:date="2009-08-20T14:29:00Z">
        <w:r w:rsidR="00245A32">
          <w:t xml:space="preserve"> </w:t>
        </w:r>
      </w:ins>
      <w:ins w:id="562" w:author="hoffman" w:date="2009-08-20T12:23:00Z">
        <w:r w:rsidR="00245A32">
          <w:t>down</w:t>
        </w:r>
        <w:r w:rsidR="006C1A47">
          <w:t xml:space="preserve"> menu that toggles the display of a </w:t>
        </w:r>
      </w:ins>
      <w:ins w:id="563" w:author="hoffman" w:date="2009-08-20T12:24:00Z">
        <w:r w:rsidR="006C1A47">
          <w:t xml:space="preserve">plot </w:t>
        </w:r>
      </w:ins>
      <w:ins w:id="564" w:author="hoffman" w:date="2009-08-20T12:28:00Z">
        <w:r w:rsidR="006C1A47">
          <w:t xml:space="preserve">showing the peaks </w:t>
        </w:r>
      </w:ins>
      <w:ins w:id="565" w:author="hoffman" w:date="2009-08-20T12:24:00Z">
        <w:r w:rsidR="006C1A47">
          <w:t>of the currently selected sample and allele.  Following is an example:</w:t>
        </w:r>
      </w:ins>
    </w:p>
    <w:p w:rsidR="0008786E" w:rsidRDefault="0008786E" w:rsidP="0008786E">
      <w:pPr>
        <w:pStyle w:val="Spacer"/>
        <w:rPr>
          <w:ins w:id="566" w:author="hoffman" w:date="2009-08-20T12:26:00Z"/>
        </w:rPr>
        <w:pPrChange w:id="567" w:author="hoffman" w:date="2009-08-20T12:27:00Z">
          <w:pPr/>
        </w:pPrChange>
      </w:pPr>
    </w:p>
    <w:p w:rsidR="0008786E" w:rsidRDefault="0008786E" w:rsidP="0008786E">
      <w:pPr>
        <w:pStyle w:val="Spacer"/>
        <w:rPr>
          <w:ins w:id="568" w:author="hoffman" w:date="2009-08-20T12:25:00Z"/>
        </w:rPr>
        <w:pPrChange w:id="569" w:author="hoffman" w:date="2009-08-20T12:26:00Z">
          <w:pPr/>
        </w:pPrChange>
      </w:pPr>
    </w:p>
    <w:p w:rsidR="0008786E" w:rsidRDefault="000E55F1" w:rsidP="0008786E">
      <w:pPr>
        <w:jc w:val="center"/>
        <w:rPr>
          <w:ins w:id="570" w:author="hoffman" w:date="2009-08-20T12:26:00Z"/>
        </w:rPr>
        <w:pPrChange w:id="571" w:author="hoffman" w:date="2009-08-20T12:26:00Z">
          <w:pPr/>
        </w:pPrChange>
      </w:pPr>
      <w:ins w:id="572" w:author="hoffman" w:date="2009-08-20T12:20:00Z">
        <w:r>
          <w:rPr>
            <w:noProof/>
            <w:rPrChange w:id="573" w:author="Unknown">
              <w:rPr>
                <w:rFonts w:ascii="Courier New" w:hAnsi="Courier New" w:cs="Courier New"/>
                <w:noProof/>
                <w:szCs w:val="24"/>
              </w:rPr>
            </w:rPrChange>
          </w:rPr>
          <w:drawing>
            <wp:inline distT="0" distB="0" distL="0" distR="0">
              <wp:extent cx="4232138" cy="3383280"/>
              <wp:effectExtent l="19050" t="0" r="0" b="0"/>
              <wp:docPr id="33" name="Picture 2" descr="L:\DEV\internal\osiris\docs\ScreenShots-1.3\040-do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DEV\internal\osiris\docs\ScreenShots-1.3\040-done-2.png"/>
                      <pic:cNvPicPr>
                        <a:picLocks noChangeAspect="1" noChangeArrowheads="1"/>
                      </pic:cNvPicPr>
                    </pic:nvPicPr>
                    <pic:blipFill>
                      <a:blip r:embed="rId21" cstate="print"/>
                      <a:srcRect/>
                      <a:stretch>
                        <a:fillRect/>
                      </a:stretch>
                    </pic:blipFill>
                    <pic:spPr bwMode="auto">
                      <a:xfrm>
                        <a:off x="0" y="0"/>
                        <a:ext cx="4232138" cy="3383280"/>
                      </a:xfrm>
                      <a:prstGeom prst="rect">
                        <a:avLst/>
                      </a:prstGeom>
                      <a:noFill/>
                      <a:ln w="9525">
                        <a:noFill/>
                        <a:miter lim="800000"/>
                        <a:headEnd/>
                        <a:tailEnd/>
                      </a:ln>
                    </pic:spPr>
                  </pic:pic>
                </a:graphicData>
              </a:graphic>
            </wp:inline>
          </w:drawing>
        </w:r>
      </w:ins>
    </w:p>
    <w:p w:rsidR="00245A32" w:rsidRDefault="00245A32">
      <w:pPr>
        <w:rPr>
          <w:ins w:id="574" w:author="hoffman" w:date="2009-08-20T12:26:00Z"/>
        </w:rPr>
      </w:pPr>
    </w:p>
    <w:p w:rsidR="00245A32" w:rsidRDefault="008267D4">
      <w:pPr>
        <w:rPr>
          <w:ins w:id="575" w:author="hoffman" w:date="2009-05-18T13:31:00Z"/>
        </w:rPr>
      </w:pPr>
      <w:ins w:id="576" w:author="hoffman" w:date="2009-05-18T13:31:00Z">
        <w:r>
          <w:t xml:space="preserve">To view </w:t>
        </w:r>
      </w:ins>
      <w:ins w:id="577" w:author="hoffman" w:date="2009-06-10T10:54:00Z">
        <w:r w:rsidR="00242594">
          <w:t xml:space="preserve">a </w:t>
        </w:r>
      </w:ins>
      <w:ins w:id="578" w:author="hoffman" w:date="2009-05-18T13:31:00Z">
        <w:r>
          <w:t>graphical representation of one of the samples, click on the row of the de</w:t>
        </w:r>
      </w:ins>
      <w:ins w:id="579" w:author="hoffman" w:date="2009-05-18T13:32:00Z">
        <w:r>
          <w:t>sired sample and select the “</w:t>
        </w:r>
        <w:r w:rsidR="0008786E" w:rsidRPr="0008786E">
          <w:rPr>
            <w:rStyle w:val="NormalFixedChar"/>
            <w:rPrChange w:id="580" w:author="hoffman" w:date="2009-05-18T13:32:00Z">
              <w:rPr>
                <w:rFonts w:ascii="Courier New" w:hAnsi="Courier New" w:cs="Courier New"/>
                <w:szCs w:val="24"/>
              </w:rPr>
            </w:rPrChange>
          </w:rPr>
          <w:t>Graph</w:t>
        </w:r>
        <w:r>
          <w:t>” button on the toolbar above the table</w:t>
        </w:r>
      </w:ins>
      <w:ins w:id="581" w:author="hoffman" w:date="2009-06-10T14:05:00Z">
        <w:r w:rsidR="00C5085C">
          <w:t xml:space="preserve">.  </w:t>
        </w:r>
      </w:ins>
      <w:ins w:id="582" w:author="hoffman" w:date="2009-05-18T13:32:00Z">
        <w:r>
          <w:t>Following is an example.</w:t>
        </w:r>
      </w:ins>
    </w:p>
    <w:p w:rsidR="008267D4" w:rsidRDefault="008267D4" w:rsidP="00CA4885"/>
    <w:p w:rsidR="000A4FA9" w:rsidRDefault="00CA4885" w:rsidP="00F27A39">
      <w:pPr>
        <w:jc w:val="center"/>
      </w:pPr>
      <w:r>
        <w:rPr>
          <w:noProof/>
        </w:rPr>
        <w:drawing>
          <wp:inline distT="0" distB="0" distL="0" distR="0">
            <wp:extent cx="4910655" cy="3383280"/>
            <wp:effectExtent l="19050" t="0" r="4245"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tretch>
                      <a:fillRect/>
                    </a:stretch>
                  </pic:blipFill>
                  <pic:spPr bwMode="auto">
                    <a:xfrm>
                      <a:off x="0" y="0"/>
                      <a:ext cx="4910655" cy="3383280"/>
                    </a:xfrm>
                    <a:prstGeom prst="rect">
                      <a:avLst/>
                    </a:prstGeom>
                    <a:noFill/>
                    <a:ln w="9525">
                      <a:noFill/>
                      <a:miter lim="800000"/>
                      <a:headEnd/>
                      <a:tailEnd/>
                    </a:ln>
                  </pic:spPr>
                </pic:pic>
              </a:graphicData>
            </a:graphic>
          </wp:inline>
        </w:drawing>
      </w:r>
    </w:p>
    <w:p w:rsidR="00305F1B" w:rsidRDefault="00305F1B" w:rsidP="00305F1B"/>
    <w:p w:rsidR="00305F1B" w:rsidDel="008267D4" w:rsidRDefault="000F3BDD" w:rsidP="00305F1B">
      <w:pPr>
        <w:rPr>
          <w:del w:id="583" w:author="hoffman" w:date="2009-05-18T13:33:00Z"/>
        </w:rPr>
      </w:pPr>
      <w:del w:id="584" w:author="hoffman" w:date="2009-06-10T10:56:00Z">
        <w:r w:rsidDel="00242594">
          <w:delText xml:space="preserve">Using the NIST </w:delText>
        </w:r>
        <w:r w:rsidR="00CA4885" w:rsidDel="00242594">
          <w:delText xml:space="preserve">directory </w:delText>
        </w:r>
        <w:r w:rsidR="00305F1B" w:rsidDel="00242594">
          <w:delText xml:space="preserve">provided with the OSIRIS program you can learn about the different features you can use to set OSIRIS Lab parameters to the type of data typically generated by a laboratory. </w:delText>
        </w:r>
        <w:r w:rsidR="00CA4885" w:rsidDel="00242594">
          <w:delText xml:space="preserve">A simple experiment is to change the ladder RFU from 150 to 600 to see what </w:delText>
        </w:r>
        <w:r w:rsidDel="00242594">
          <w:delText xml:space="preserve">happens to the Ladder artifacts </w:delText>
        </w:r>
      </w:del>
      <w:del w:id="585" w:author="hoffman" w:date="2009-06-10T10:53:00Z">
        <w:r w:rsidDel="00242594">
          <w:delText xml:space="preserve">(A) </w:delText>
        </w:r>
      </w:del>
      <w:del w:id="586" w:author="hoffman" w:date="2009-06-10T10:56:00Z">
        <w:r w:rsidDel="00242594">
          <w:delText>shown in the illustration above.</w:delText>
        </w:r>
      </w:del>
    </w:p>
    <w:p w:rsidR="0008786E" w:rsidRDefault="0008786E" w:rsidP="0008786E">
      <w:pPr>
        <w:pStyle w:val="Spacer"/>
        <w:rPr>
          <w:del w:id="587" w:author="hoffman" w:date="2009-05-18T13:32:00Z"/>
        </w:rPr>
        <w:pPrChange w:id="588" w:author="hoffman" w:date="2009-05-18T13:33:00Z">
          <w:pPr/>
        </w:pPrChange>
      </w:pPr>
    </w:p>
    <w:p w:rsidR="000A4FA9" w:rsidDel="008267D4" w:rsidRDefault="000A4FA9" w:rsidP="00632CAB">
      <w:pPr>
        <w:rPr>
          <w:del w:id="589" w:author="hoffman" w:date="2009-05-18T13:32:00Z"/>
        </w:rPr>
      </w:pPr>
    </w:p>
    <w:p w:rsidR="000A4FA9" w:rsidDel="008267D4" w:rsidRDefault="000A4FA9" w:rsidP="005424E2">
      <w:pPr>
        <w:rPr>
          <w:del w:id="590" w:author="hoffman" w:date="2009-05-18T13:33:00Z"/>
        </w:rPr>
      </w:pPr>
    </w:p>
    <w:p w:rsidR="0040322A" w:rsidDel="00242594" w:rsidRDefault="003D7335" w:rsidP="00632CAB">
      <w:pPr>
        <w:rPr>
          <w:del w:id="591" w:author="hoffman" w:date="2009-06-10T10:46:00Z"/>
        </w:rPr>
      </w:pPr>
      <w:commentRangeStart w:id="592"/>
      <w:del w:id="593" w:author="hoffman" w:date="2009-06-10T10:46:00Z">
        <w:r w:rsidDel="00242594">
          <w:delText xml:space="preserve">When several subdirectories are to be analyzed </w:delText>
        </w:r>
        <w:r w:rsidR="000A4FA9" w:rsidDel="00242594">
          <w:delText xml:space="preserve">simultaneously </w:delText>
        </w:r>
        <w:r w:rsidDel="00242594">
          <w:delText xml:space="preserve">the user can </w:delText>
        </w:r>
        <w:r w:rsidR="0018103A" w:rsidDel="00242594">
          <w:delText>choose an option that best suits their reviewing style</w:delText>
        </w:r>
        <w:r w:rsidR="0040322A" w:rsidDel="00242594">
          <w:delText>, as shown below</w:delText>
        </w:r>
        <w:r w:rsidR="0018103A" w:rsidDel="00242594">
          <w:delText xml:space="preserve">.  </w:delText>
        </w:r>
        <w:r w:rsidDel="00242594">
          <w:delText>“</w:delText>
        </w:r>
        <w:r w:rsidRPr="0018103A" w:rsidDel="00242594">
          <w:rPr>
            <w:rFonts w:ascii="Courier New" w:hAnsi="Courier New" w:cs="Courier New"/>
          </w:rPr>
          <w:delText>Select All</w:delText>
        </w:r>
        <w:r w:rsidDel="00242594">
          <w:delText>” open</w:delText>
        </w:r>
        <w:r w:rsidR="0018103A" w:rsidDel="00242594">
          <w:delText>s</w:delText>
        </w:r>
        <w:r w:rsidDel="00242594">
          <w:delText xml:space="preserve"> all the folders at once</w:delText>
        </w:r>
        <w:r w:rsidR="0040322A" w:rsidDel="00242594">
          <w:delText xml:space="preserve"> whereas “</w:delText>
        </w:r>
        <w:r w:rsidR="0040322A" w:rsidRPr="00305F1B" w:rsidDel="00242594">
          <w:rPr>
            <w:rFonts w:ascii="Courier New" w:hAnsi="Courier New" w:cs="Courier New"/>
          </w:rPr>
          <w:delText>Analyze Selection</w:delText>
        </w:r>
        <w:r w:rsidR="0040322A" w:rsidDel="00242594">
          <w:delText xml:space="preserve">” opens only the highlighted directory, shown in the next </w:delText>
        </w:r>
        <w:r w:rsidR="00305F1B" w:rsidDel="00242594">
          <w:delText>illustration</w:delText>
        </w:r>
        <w:r w:rsidR="0040322A" w:rsidDel="00242594">
          <w:delText xml:space="preserve">. </w:delText>
        </w:r>
        <w:r w:rsidR="000F3BDD" w:rsidDel="00242594">
          <w:delText xml:space="preserve"> While the parameters for analysis are set through the lab settings by authorized personnel, analysts can reset the minimum RFUs during an analysis sessio</w:delText>
        </w:r>
        <w:r w:rsidR="00CB7C17" w:rsidDel="00242594">
          <w:delText>n by using the</w:delText>
        </w:r>
      </w:del>
      <w:del w:id="594" w:author="hoffman" w:date="2009-05-19T14:18:00Z">
        <w:r w:rsidR="00CB7C17" w:rsidDel="00693A20">
          <w:delText xml:space="preserve"> </w:delText>
        </w:r>
      </w:del>
      <w:del w:id="595" w:author="hoffman" w:date="2009-06-10T10:46:00Z">
        <w:r w:rsidR="000F3BDD" w:rsidDel="00242594">
          <w:delText xml:space="preserve"> “</w:delText>
        </w:r>
        <w:r w:rsidR="000F3BDD" w:rsidRPr="00CB7C17" w:rsidDel="00242594">
          <w:rPr>
            <w:rFonts w:ascii="Courier New" w:hAnsi="Courier New" w:cs="Courier New"/>
          </w:rPr>
          <w:delText>reanalyze sample</w:delText>
        </w:r>
        <w:r w:rsidR="000F3BDD" w:rsidDel="00242594">
          <w:delText>” button</w:delText>
        </w:r>
        <w:r w:rsidR="00CB7C17" w:rsidDel="00242594">
          <w:delText xml:space="preserve"> shown below.  The “</w:delText>
        </w:r>
        <w:r w:rsidR="00CB7C17" w:rsidRPr="00CB7C17" w:rsidDel="00242594">
          <w:rPr>
            <w:rFonts w:ascii="Courier New" w:hAnsi="Courier New" w:cs="Courier New"/>
          </w:rPr>
          <w:delText>parameters</w:delText>
        </w:r>
        <w:r w:rsidR="00CB7C17" w:rsidDel="00242594">
          <w:delText xml:space="preserve">” button can be found on the tool bars of both the table and the graph to remind you of the parameters used for the analysis being viewed. </w:delText>
        </w:r>
      </w:del>
    </w:p>
    <w:p w:rsidR="009B0483" w:rsidRDefault="009B0483">
      <w:pPr>
        <w:pStyle w:val="ImageCentered"/>
        <w:jc w:val="left"/>
        <w:rPr>
          <w:del w:id="596" w:author="hoffman" w:date="2009-06-10T10:46:00Z"/>
        </w:rPr>
      </w:pPr>
    </w:p>
    <w:p w:rsidR="0008786E" w:rsidRDefault="000E55F1" w:rsidP="0008786E">
      <w:pPr>
        <w:pStyle w:val="ImageCentered"/>
        <w:jc w:val="left"/>
        <w:rPr>
          <w:del w:id="597" w:author="hoffman" w:date="2009-06-10T10:46:00Z"/>
        </w:rPr>
        <w:pPrChange w:id="598" w:author="hoffman" w:date="2009-06-10T10:46:00Z">
          <w:pPr>
            <w:pStyle w:val="ImageCentered"/>
          </w:pPr>
        </w:pPrChange>
      </w:pPr>
      <w:del w:id="599" w:author="hoffman" w:date="2009-06-10T10:46:00Z">
        <w:r>
          <w:rPr>
            <w:noProof/>
            <w:rPrChange w:id="600" w:author="Unknown">
              <w:rPr>
                <w:rFonts w:ascii="Courier New" w:hAnsi="Courier New" w:cs="Courier New"/>
                <w:noProof/>
                <w:szCs w:val="24"/>
              </w:rPr>
            </w:rPrChange>
          </w:rPr>
          <w:drawing>
            <wp:inline distT="0" distB="0" distL="0" distR="0">
              <wp:extent cx="4466811" cy="2292105"/>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tretch>
                        <a:fillRect/>
                      </a:stretch>
                    </pic:blipFill>
                    <pic:spPr bwMode="auto">
                      <a:xfrm>
                        <a:off x="0" y="0"/>
                        <a:ext cx="4467271" cy="2292341"/>
                      </a:xfrm>
                      <a:prstGeom prst="rect">
                        <a:avLst/>
                      </a:prstGeom>
                      <a:noFill/>
                      <a:ln w="9525">
                        <a:noFill/>
                        <a:miter lim="800000"/>
                        <a:headEnd/>
                        <a:tailEnd/>
                      </a:ln>
                    </pic:spPr>
                  </pic:pic>
                </a:graphicData>
              </a:graphic>
            </wp:inline>
          </w:drawing>
        </w:r>
      </w:del>
    </w:p>
    <w:p w:rsidR="0008786E" w:rsidRDefault="0008786E" w:rsidP="0008786E">
      <w:pPr>
        <w:pStyle w:val="ImageCentered"/>
        <w:jc w:val="left"/>
        <w:rPr>
          <w:del w:id="601" w:author="hoffman" w:date="2009-06-10T10:46:00Z"/>
        </w:rPr>
        <w:pPrChange w:id="602" w:author="hoffman" w:date="2009-06-10T10:46:00Z">
          <w:pPr>
            <w:pStyle w:val="ImageCentered"/>
          </w:pPr>
        </w:pPrChange>
      </w:pPr>
    </w:p>
    <w:p w:rsidR="0008786E" w:rsidRDefault="000E55F1" w:rsidP="0008786E">
      <w:pPr>
        <w:rPr>
          <w:del w:id="603" w:author="hoffman" w:date="2009-06-10T10:46:00Z"/>
        </w:rPr>
        <w:pPrChange w:id="604" w:author="hoffman" w:date="2009-06-10T10:46:00Z">
          <w:pPr>
            <w:pStyle w:val="ImageCentered"/>
          </w:pPr>
        </w:pPrChange>
      </w:pPr>
      <w:del w:id="605" w:author="hoffman" w:date="2009-06-10T10:46:00Z">
        <w:r>
          <w:rPr>
            <w:noProof/>
            <w:rPrChange w:id="606" w:author="Unknown">
              <w:rPr>
                <w:rFonts w:ascii="Courier New" w:hAnsi="Courier New" w:cs="Courier New"/>
                <w:noProof/>
                <w:szCs w:val="24"/>
              </w:rPr>
            </w:rPrChange>
          </w:rPr>
          <w:drawing>
            <wp:inline distT="0" distB="0" distL="0" distR="0">
              <wp:extent cx="4646462" cy="3714750"/>
              <wp:effectExtent l="19050" t="0" r="1738"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tretch>
                        <a:fillRect/>
                      </a:stretch>
                    </pic:blipFill>
                    <pic:spPr bwMode="auto">
                      <a:xfrm>
                        <a:off x="0" y="0"/>
                        <a:ext cx="4646462" cy="3714750"/>
                      </a:xfrm>
                      <a:prstGeom prst="rect">
                        <a:avLst/>
                      </a:prstGeom>
                      <a:noFill/>
                      <a:ln w="9525">
                        <a:noFill/>
                        <a:miter lim="800000"/>
                        <a:headEnd/>
                        <a:tailEnd/>
                      </a:ln>
                    </pic:spPr>
                  </pic:pic>
                </a:graphicData>
              </a:graphic>
            </wp:inline>
          </w:drawing>
        </w:r>
      </w:del>
    </w:p>
    <w:p w:rsidR="009653DB" w:rsidDel="00242594" w:rsidRDefault="009653DB" w:rsidP="005424E2">
      <w:pPr>
        <w:rPr>
          <w:del w:id="607" w:author="hoffman" w:date="2009-06-10T10:46:00Z"/>
        </w:rPr>
      </w:pPr>
    </w:p>
    <w:p w:rsidR="009653DB" w:rsidDel="00242594" w:rsidRDefault="009653DB" w:rsidP="005424E2">
      <w:pPr>
        <w:rPr>
          <w:del w:id="608" w:author="hoffman" w:date="2009-06-10T10:54:00Z"/>
        </w:rPr>
      </w:pPr>
      <w:del w:id="609" w:author="hoffman" w:date="2009-06-10T10:54:00Z">
        <w:r w:rsidDel="00242594">
          <w:delText>From this table, the user can choose which data to display, view plots containing the data and edit the data.  This is accomplished using the toolbar at the top of the window</w:delText>
        </w:r>
        <w:r w:rsidR="00305F1B" w:rsidDel="00242594">
          <w:delText xml:space="preserve">, </w:delText>
        </w:r>
        <w:r w:rsidDel="00242594">
          <w:delText>the pull down menu labeled “</w:delText>
        </w:r>
        <w:r w:rsidRPr="000D088B" w:rsidDel="00242594">
          <w:rPr>
            <w:rStyle w:val="NormalFixedChar"/>
          </w:rPr>
          <w:delText>Table</w:delText>
        </w:r>
        <w:r w:rsidR="00305F1B" w:rsidDel="00242594">
          <w:delText xml:space="preserve">” on the menu bar, or by right clicking the cell of interest. Note that when a cell is highlighted on a table, the notices appear in the </w:delText>
        </w:r>
      </w:del>
      <w:del w:id="610" w:author="hoffman" w:date="2009-06-10T10:48:00Z">
        <w:r w:rsidR="00305F1B" w:rsidDel="00242594">
          <w:delText>tables’ whitespace</w:delText>
        </w:r>
      </w:del>
      <w:del w:id="611" w:author="hoffman" w:date="2009-06-10T10:54:00Z">
        <w:r w:rsidR="00305F1B" w:rsidDel="00242594">
          <w:delText>.</w:delText>
        </w:r>
      </w:del>
    </w:p>
    <w:p w:rsidR="009653DB" w:rsidDel="00242594" w:rsidRDefault="009653DB" w:rsidP="005424E2">
      <w:pPr>
        <w:rPr>
          <w:del w:id="612" w:author="hoffman" w:date="2009-06-10T10:55:00Z"/>
        </w:rPr>
      </w:pPr>
    </w:p>
    <w:p w:rsidR="009653DB" w:rsidDel="00242594" w:rsidRDefault="000E55F1" w:rsidP="005424E2">
      <w:pPr>
        <w:pStyle w:val="ImageCentered"/>
        <w:rPr>
          <w:del w:id="613" w:author="hoffman" w:date="2009-06-10T10:55:00Z"/>
        </w:rPr>
      </w:pPr>
      <w:del w:id="614" w:author="hoffman" w:date="2009-06-10T10:55:00Z">
        <w:r>
          <w:rPr>
            <w:noProof/>
            <w:rPrChange w:id="615" w:author="Unknown">
              <w:rPr>
                <w:rFonts w:ascii="Courier New" w:hAnsi="Courier New" w:cs="Courier New"/>
                <w:noProof/>
                <w:szCs w:val="24"/>
              </w:rPr>
            </w:rPrChange>
          </w:rPr>
          <w:drawing>
            <wp:inline distT="0" distB="0" distL="0" distR="0">
              <wp:extent cx="5039303" cy="4028817"/>
              <wp:effectExtent l="19050" t="0" r="8947" b="0"/>
              <wp:docPr id="23" name="Picture 2" descr="E:\Users\hoffman\DEV\internal\osiris\docs\ScreenShots-1.2\050-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hoffman\DEV\internal\osiris\docs\ScreenShots-1.2\050-Graph.png"/>
                      <pic:cNvPicPr>
                        <a:picLocks noChangeAspect="1" noChangeArrowheads="1"/>
                      </pic:cNvPicPr>
                    </pic:nvPicPr>
                    <pic:blipFill>
                      <a:blip r:embed="rId25" cstate="print"/>
                      <a:stretch>
                        <a:fillRect/>
                      </a:stretch>
                    </pic:blipFill>
                    <pic:spPr bwMode="auto">
                      <a:xfrm>
                        <a:off x="0" y="0"/>
                        <a:ext cx="5039303" cy="4028817"/>
                      </a:xfrm>
                      <a:prstGeom prst="rect">
                        <a:avLst/>
                      </a:prstGeom>
                      <a:noFill/>
                      <a:ln w="9525">
                        <a:noFill/>
                        <a:miter lim="800000"/>
                        <a:headEnd/>
                        <a:tailEnd/>
                      </a:ln>
                    </pic:spPr>
                  </pic:pic>
                </a:graphicData>
              </a:graphic>
            </wp:inline>
          </w:drawing>
        </w:r>
      </w:del>
    </w:p>
    <w:p w:rsidR="008330E2" w:rsidDel="00242594" w:rsidRDefault="008330E2" w:rsidP="005424E2">
      <w:pPr>
        <w:rPr>
          <w:del w:id="616" w:author="hoffman" w:date="2009-06-10T10:56:00Z"/>
        </w:rPr>
      </w:pPr>
    </w:p>
    <w:p w:rsidR="000A0937" w:rsidRDefault="009653DB" w:rsidP="005424E2">
      <w:pPr>
        <w:rPr>
          <w:ins w:id="617" w:author="hoffman" w:date="2009-06-10T13:30:00Z"/>
        </w:rPr>
      </w:pPr>
      <w:r>
        <w:t xml:space="preserve">The </w:t>
      </w:r>
      <w:ins w:id="618" w:author="hoffman" w:date="2009-06-10T10:56:00Z">
        <w:r w:rsidR="00242594">
          <w:t xml:space="preserve">previous </w:t>
        </w:r>
      </w:ins>
      <w:r>
        <w:t xml:space="preserve">image </w:t>
      </w:r>
      <w:del w:id="619" w:author="hoffman" w:date="2009-06-10T10:56:00Z">
        <w:r w:rsidDel="00242594">
          <w:delText xml:space="preserve">above </w:delText>
        </w:r>
      </w:del>
      <w:r>
        <w:t>shows a graph of the electropherograms</w:t>
      </w:r>
      <w:del w:id="620" w:author="hoffman" w:date="2009-06-10T14:05:00Z">
        <w:r w:rsidDel="00C5085C">
          <w:delText xml:space="preserve">.  </w:delText>
        </w:r>
      </w:del>
      <w:ins w:id="621" w:author="hoffman" w:date="2009-06-10T14:05:00Z">
        <w:r w:rsidR="00C5085C">
          <w:t xml:space="preserve">.  </w:t>
        </w:r>
      </w:ins>
      <w:r>
        <w:t>By default, there is a separate plot for each channel</w:t>
      </w:r>
      <w:del w:id="622" w:author="hoffman" w:date="2009-06-10T14:05:00Z">
        <w:r w:rsidDel="00C5085C">
          <w:delText xml:space="preserve">.  </w:delText>
        </w:r>
      </w:del>
      <w:ins w:id="623" w:author="hoffman" w:date="2009-06-10T14:05:00Z">
        <w:r w:rsidR="00C5085C">
          <w:t xml:space="preserve">.  </w:t>
        </w:r>
      </w:ins>
      <w:r>
        <w:t xml:space="preserve">The </w:t>
      </w:r>
      <w:r w:rsidR="003F7246">
        <w:t>toolbar at the top of each plot</w:t>
      </w:r>
      <w:r>
        <w:t xml:space="preserve"> as well as the pull down menu labeled “</w:t>
      </w:r>
      <w:r w:rsidRPr="000D088B">
        <w:rPr>
          <w:rStyle w:val="NormalFixedChar"/>
        </w:rPr>
        <w:t>Graph</w:t>
      </w:r>
      <w:r>
        <w:t>” provide</w:t>
      </w:r>
      <w:r w:rsidR="003F7246">
        <w:t>s</w:t>
      </w:r>
      <w:r>
        <w:t xml:space="preserve"> many options which are described in detail in the </w:t>
      </w:r>
      <w:r w:rsidR="00984FA3">
        <w:t>“</w:t>
      </w:r>
      <w:hyperlink w:anchor="_Osiris_Plot_Files_1" w:history="1">
        <w:r w:rsidR="00984FA3" w:rsidRPr="006C225D">
          <w:rPr>
            <w:rStyle w:val="Hyperlink"/>
            <w:color w:val="000000"/>
            <w:u w:val="none"/>
          </w:rPr>
          <w:t>Osiris Plot Files</w:t>
        </w:r>
      </w:hyperlink>
      <w:r w:rsidR="00984FA3">
        <w:t>”</w:t>
      </w:r>
      <w:r>
        <w:t xml:space="preserve"> section of this guide</w:t>
      </w:r>
      <w:del w:id="624" w:author="hoffman" w:date="2009-06-10T14:05:00Z">
        <w:r w:rsidDel="00C5085C">
          <w:delText>.</w:delText>
        </w:r>
        <w:r w:rsidR="00CB7C17" w:rsidDel="00C5085C">
          <w:delText xml:space="preserve"> </w:delText>
        </w:r>
      </w:del>
      <w:ins w:id="625" w:author="hoffman" w:date="2009-06-10T14:05:00Z">
        <w:r w:rsidR="00C5085C">
          <w:t xml:space="preserve">.  </w:t>
        </w:r>
      </w:ins>
    </w:p>
    <w:p w:rsidR="005025F9" w:rsidRDefault="005025F9">
      <w:pPr>
        <w:rPr>
          <w:ins w:id="626" w:author="hoffman" w:date="2009-06-10T13:30:00Z"/>
        </w:rPr>
      </w:pPr>
    </w:p>
    <w:p w:rsidR="000A0937" w:rsidRDefault="000A0937" w:rsidP="000A0937">
      <w:moveToRangeStart w:id="627" w:author="hoffman" w:date="2009-06-10T13:30:00Z" w:name="move232403967"/>
      <w:moveTo w:id="628" w:author="hoffman" w:date="2009-06-10T13:30:00Z">
        <w:r>
          <w:t xml:space="preserve">Recently viewed files can be accessed through a dialogue </w:t>
        </w:r>
        <w:del w:id="629" w:author="hoffman" w:date="2009-06-10T13:32:00Z">
          <w:r w:rsidDel="000A0937">
            <w:delText>box</w:delText>
          </w:r>
        </w:del>
      </w:moveTo>
      <w:ins w:id="630" w:author="hoffman" w:date="2009-06-10T13:32:00Z">
        <w:r>
          <w:t>window</w:t>
        </w:r>
      </w:ins>
      <w:moveTo w:id="631" w:author="hoffman" w:date="2009-06-10T13:30:00Z">
        <w:r>
          <w:t xml:space="preserve"> </w:t>
        </w:r>
        <w:del w:id="632" w:author="hoffman" w:date="2009-06-10T13:31:00Z">
          <w:r w:rsidDel="000A0937">
            <w:delText xml:space="preserve">(above) </w:delText>
          </w:r>
        </w:del>
      </w:moveTo>
      <w:ins w:id="633" w:author="hoffman" w:date="2009-06-10T13:31:00Z">
        <w:r>
          <w:t xml:space="preserve">by </w:t>
        </w:r>
      </w:ins>
      <w:moveTo w:id="634" w:author="hoffman" w:date="2009-06-10T13:30:00Z">
        <w:r>
          <w:t>selecting “</w:t>
        </w:r>
        <w:r w:rsidRPr="000D088B">
          <w:rPr>
            <w:rStyle w:val="NormalFixedChar"/>
          </w:rPr>
          <w:t>Recent Files…</w:t>
        </w:r>
        <w:r>
          <w:t>” from the “</w:t>
        </w:r>
        <w:r w:rsidRPr="000D088B">
          <w:rPr>
            <w:rStyle w:val="NormalFixedChar"/>
          </w:rPr>
          <w:t>File</w:t>
        </w:r>
        <w:r>
          <w:t>” pull down menu</w:t>
        </w:r>
        <w:del w:id="635" w:author="hoffman" w:date="2009-06-10T14:05:00Z">
          <w:r w:rsidDel="00C5085C">
            <w:delText xml:space="preserve">.  </w:delText>
          </w:r>
        </w:del>
      </w:moveTo>
      <w:ins w:id="636" w:author="hoffman" w:date="2009-06-10T14:05:00Z">
        <w:r w:rsidR="00C5085C">
          <w:t xml:space="preserve">.  </w:t>
        </w:r>
      </w:ins>
      <w:moveTo w:id="637" w:author="hoffman" w:date="2009-06-10T13:30:00Z">
        <w:r>
          <w:t>An example is shown below</w:t>
        </w:r>
      </w:moveTo>
    </w:p>
    <w:moveToRangeEnd w:id="627"/>
    <w:p w:rsidR="0008786E" w:rsidRDefault="00CB7C17" w:rsidP="0008786E">
      <w:pPr>
        <w:pStyle w:val="Spacer"/>
        <w:rPr>
          <w:del w:id="638" w:author="hoffman" w:date="2009-06-10T10:45:00Z"/>
        </w:rPr>
        <w:pPrChange w:id="639" w:author="hoffman" w:date="2009-06-10T13:31:00Z">
          <w:pPr/>
        </w:pPrChange>
      </w:pPr>
      <w:del w:id="640" w:author="hoffman" w:date="2009-06-10T10:45:00Z">
        <w:r w:rsidDel="00242594">
          <w:delText>There is also a drag function to enlarge the scale of the graph:</w:delText>
        </w:r>
      </w:del>
    </w:p>
    <w:commentRangeEnd w:id="592"/>
    <w:p w:rsidR="0008786E" w:rsidRDefault="008267D4" w:rsidP="0008786E">
      <w:pPr>
        <w:pStyle w:val="Spacer"/>
        <w:pPrChange w:id="641" w:author="hoffman" w:date="2009-06-10T13:31:00Z">
          <w:pPr/>
        </w:pPrChange>
      </w:pPr>
      <w:r>
        <w:rPr>
          <w:rStyle w:val="CommentReference"/>
        </w:rPr>
        <w:commentReference w:id="592"/>
      </w:r>
    </w:p>
    <w:p w:rsidR="00F27A39" w:rsidRPr="00F27A39" w:rsidDel="00242594" w:rsidRDefault="00F27A39" w:rsidP="005424E2">
      <w:pPr>
        <w:rPr>
          <w:del w:id="642" w:author="hoffman" w:date="2009-06-10T10:45:00Z"/>
          <w:rFonts w:ascii="Franklin Gothic Heavy" w:hAnsi="Franklin Gothic Heavy"/>
          <w:b/>
        </w:rPr>
      </w:pPr>
      <w:commentRangeStart w:id="643"/>
      <w:del w:id="644" w:author="hoffman" w:date="2009-06-10T10:45:00Z">
        <w:r w:rsidRPr="00F27A39" w:rsidDel="00242594">
          <w:rPr>
            <w:rFonts w:ascii="Franklin Gothic Heavy" w:hAnsi="Franklin Gothic Heavy"/>
            <w:b/>
          </w:rPr>
          <w:delText>THIS PICTURE MUST GO!!!!</w:delText>
        </w:r>
        <w:commentRangeEnd w:id="643"/>
        <w:r w:rsidR="008267D4" w:rsidDel="00242594">
          <w:rPr>
            <w:rStyle w:val="CommentReference"/>
          </w:rPr>
          <w:commentReference w:id="643"/>
        </w:r>
      </w:del>
    </w:p>
    <w:p w:rsidR="00CB7C17" w:rsidDel="00242594" w:rsidRDefault="000E55F1" w:rsidP="005424E2">
      <w:pPr>
        <w:rPr>
          <w:del w:id="645" w:author="hoffman" w:date="2009-06-10T10:45:00Z"/>
        </w:rPr>
      </w:pPr>
      <w:del w:id="646" w:author="hoffman" w:date="2009-06-10T10:45:00Z">
        <w:r>
          <w:rPr>
            <w:noProof/>
            <w:rPrChange w:id="647" w:author="Unknown">
              <w:rPr>
                <w:rFonts w:ascii="Courier New" w:hAnsi="Courier New" w:cs="Courier New"/>
                <w:noProof/>
                <w:szCs w:val="24"/>
              </w:rPr>
            </w:rPrChange>
          </w:rPr>
          <w:drawing>
            <wp:inline distT="0" distB="0" distL="0" distR="0">
              <wp:extent cx="2523227" cy="1733909"/>
              <wp:effectExtent l="19050" t="0" r="0" b="0"/>
              <wp:docPr id="7"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6" cstate="print"/>
                      <a:srcRect/>
                      <a:stretch>
                        <a:fillRect/>
                      </a:stretch>
                    </pic:blipFill>
                    <pic:spPr bwMode="auto">
                      <a:xfrm>
                        <a:off x="0" y="0"/>
                        <a:ext cx="2523990" cy="1734433"/>
                      </a:xfrm>
                      <a:prstGeom prst="rect">
                        <a:avLst/>
                      </a:prstGeom>
                      <a:noFill/>
                      <a:ln w="9525">
                        <a:noFill/>
                        <a:miter lim="800000"/>
                        <a:headEnd/>
                        <a:tailEnd/>
                      </a:ln>
                      <a:effectLst/>
                    </pic:spPr>
                  </pic:pic>
                </a:graphicData>
              </a:graphic>
            </wp:inline>
          </w:drawing>
        </w:r>
        <w:r w:rsidR="00424521" w:rsidRPr="00424521" w:rsidDel="00242594">
          <w:delText xml:space="preserve"> </w:delText>
        </w:r>
        <w:r>
          <w:rPr>
            <w:noProof/>
            <w:rPrChange w:id="648" w:author="Unknown">
              <w:rPr>
                <w:rFonts w:ascii="Courier New" w:hAnsi="Courier New" w:cs="Courier New"/>
                <w:noProof/>
                <w:szCs w:val="24"/>
              </w:rPr>
            </w:rPrChange>
          </w:rPr>
          <w:drawing>
            <wp:inline distT="0" distB="0" distL="0" distR="0">
              <wp:extent cx="2785704" cy="1742536"/>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2784938" cy="1742057"/>
                      </a:xfrm>
                      <a:prstGeom prst="rect">
                        <a:avLst/>
                      </a:prstGeom>
                      <a:noFill/>
                      <a:ln w="9525">
                        <a:noFill/>
                        <a:miter lim="800000"/>
                        <a:headEnd/>
                        <a:tailEnd/>
                      </a:ln>
                    </pic:spPr>
                  </pic:pic>
                </a:graphicData>
              </a:graphic>
            </wp:inline>
          </w:drawing>
        </w:r>
      </w:del>
    </w:p>
    <w:p w:rsidR="003F7246" w:rsidDel="000A0937" w:rsidRDefault="003F7246" w:rsidP="005424E2">
      <w:pPr>
        <w:rPr>
          <w:del w:id="649" w:author="hoffman" w:date="2009-06-10T13:31:00Z"/>
        </w:rPr>
      </w:pPr>
      <w:del w:id="650" w:author="hoffman" w:date="2009-06-10T10:56:00Z">
        <w:r w:rsidDel="00242594">
          <w:br w:type="page"/>
        </w:r>
      </w:del>
    </w:p>
    <w:p w:rsidR="0008786E" w:rsidRDefault="003F7246" w:rsidP="0008786E">
      <w:pPr>
        <w:jc w:val="center"/>
        <w:pPrChange w:id="651" w:author="hoffman" w:date="2009-06-10T13:31:00Z">
          <w:pPr>
            <w:pStyle w:val="ImageCentered"/>
          </w:pPr>
        </w:pPrChange>
      </w:pPr>
      <w:r>
        <w:rPr>
          <w:noProof/>
        </w:rPr>
        <w:drawing>
          <wp:inline distT="0" distB="0" distL="0" distR="0">
            <wp:extent cx="3048000" cy="2667000"/>
            <wp:effectExtent l="19050" t="0" r="0" b="0"/>
            <wp:docPr id="11" name="Picture 6" descr="E:\Users\hoffman\DEV\internal\osiris\docs\ScreenShots-1.2\055-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hoffman\DEV\internal\osiris\docs\ScreenShots-1.2\055-Recent.PNG"/>
                    <pic:cNvPicPr>
                      <a:picLocks noChangeAspect="1" noChangeArrowheads="1"/>
                    </pic:cNvPicPr>
                  </pic:nvPicPr>
                  <pic:blipFill>
                    <a:blip r:embed="rId28" cstate="print"/>
                    <a:srcRect/>
                    <a:stretch>
                      <a:fillRect/>
                    </a:stretch>
                  </pic:blipFill>
                  <pic:spPr bwMode="auto">
                    <a:xfrm>
                      <a:off x="0" y="0"/>
                      <a:ext cx="3048000" cy="2667000"/>
                    </a:xfrm>
                    <a:prstGeom prst="rect">
                      <a:avLst/>
                    </a:prstGeom>
                    <a:noFill/>
                    <a:ln w="9525">
                      <a:noFill/>
                      <a:miter lim="800000"/>
                      <a:headEnd/>
                      <a:tailEnd/>
                    </a:ln>
                  </pic:spPr>
                </pic:pic>
              </a:graphicData>
            </a:graphic>
          </wp:inline>
        </w:drawing>
      </w:r>
    </w:p>
    <w:p w:rsidR="003F7246" w:rsidRDefault="003F7246" w:rsidP="005424E2"/>
    <w:p w:rsidR="003F7246" w:rsidDel="000A0937" w:rsidRDefault="00424521" w:rsidP="005424E2">
      <w:moveFromRangeStart w:id="652" w:author="hoffman" w:date="2009-06-10T13:30:00Z" w:name="move232403967"/>
      <w:moveFrom w:id="653" w:author="hoffman" w:date="2009-06-10T13:30:00Z">
        <w:r w:rsidDel="000A0937">
          <w:t xml:space="preserve">Recently viewed files can be accessed through a dialogue box (above) </w:t>
        </w:r>
        <w:r w:rsidR="003F7246" w:rsidDel="000A0937">
          <w:t>selecting “</w:t>
        </w:r>
        <w:r w:rsidR="003F7246" w:rsidRPr="000D088B" w:rsidDel="000A0937">
          <w:rPr>
            <w:rStyle w:val="NormalFixedChar"/>
          </w:rPr>
          <w:t>Recent Files…</w:t>
        </w:r>
        <w:r w:rsidR="003F7246" w:rsidDel="000A0937">
          <w:t>” from the “</w:t>
        </w:r>
        <w:r w:rsidR="003F7246" w:rsidRPr="000D088B" w:rsidDel="000A0937">
          <w:rPr>
            <w:rStyle w:val="NormalFixedChar"/>
          </w:rPr>
          <w:t>File</w:t>
        </w:r>
        <w:r w:rsidR="003F7246" w:rsidDel="000A0937">
          <w:t>” pull down menu.  An example is shown below</w:t>
        </w:r>
      </w:moveFrom>
    </w:p>
    <w:moveFromRangeEnd w:id="652"/>
    <w:p w:rsidR="003F7246" w:rsidRDefault="003F7246" w:rsidP="005424E2"/>
    <w:p w:rsidR="003F7246" w:rsidRDefault="003F7246" w:rsidP="005424E2">
      <w:pPr>
        <w:pStyle w:val="ImageCentered"/>
      </w:pPr>
      <w:r>
        <w:rPr>
          <w:noProof/>
        </w:rPr>
        <w:drawing>
          <wp:inline distT="0" distB="0" distL="0" distR="0">
            <wp:extent cx="5349385" cy="2834640"/>
            <wp:effectExtent l="19050" t="0" r="3665" b="0"/>
            <wp:docPr id="12" name="Picture 7" descr="E:\Users\hoffman\DEV\internal\osiris\docs\ScreenShots-1.2\060-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hoffman\DEV\internal\osiris\docs\ScreenShots-1.2\060-Recent.png"/>
                    <pic:cNvPicPr>
                      <a:picLocks noChangeAspect="1" noChangeArrowheads="1"/>
                    </pic:cNvPicPr>
                  </pic:nvPicPr>
                  <pic:blipFill>
                    <a:blip r:embed="rId29" cstate="print"/>
                    <a:stretch>
                      <a:fillRect/>
                    </a:stretch>
                  </pic:blipFill>
                  <pic:spPr bwMode="auto">
                    <a:xfrm>
                      <a:off x="0" y="0"/>
                      <a:ext cx="5349385" cy="2834640"/>
                    </a:xfrm>
                    <a:prstGeom prst="rect">
                      <a:avLst/>
                    </a:prstGeom>
                    <a:noFill/>
                    <a:ln w="9525">
                      <a:noFill/>
                      <a:miter lim="800000"/>
                      <a:headEnd/>
                      <a:tailEnd/>
                    </a:ln>
                  </pic:spPr>
                </pic:pic>
              </a:graphicData>
            </a:graphic>
          </wp:inline>
        </w:drawing>
      </w:r>
    </w:p>
    <w:p w:rsidR="003F7246" w:rsidRDefault="003F7246" w:rsidP="005424E2">
      <w:pPr>
        <w:pStyle w:val="ImageCentered"/>
      </w:pPr>
    </w:p>
    <w:p w:rsidR="003F7246" w:rsidRDefault="003F7246" w:rsidP="005424E2">
      <w:r>
        <w:t>This list shows up to 1000 files that have been viewed by OSIRIS and can be sorted by name, type, last time viewed, modification time, or location</w:t>
      </w:r>
      <w:del w:id="654" w:author="hoffman" w:date="2009-06-10T14:05:00Z">
        <w:r w:rsidDel="00C5085C">
          <w:delText xml:space="preserve">.  </w:delText>
        </w:r>
      </w:del>
      <w:ins w:id="655" w:author="hoffman" w:date="2009-06-10T14:05:00Z">
        <w:r w:rsidR="00C5085C">
          <w:t xml:space="preserve">.  </w:t>
        </w:r>
      </w:ins>
      <w:r>
        <w:t xml:space="preserve">To open a file, double-click on the file name or select one or more files and select the </w:t>
      </w:r>
      <w:r w:rsidR="0087235F">
        <w:t>“</w:t>
      </w:r>
      <w:r w:rsidRPr="000D088B">
        <w:rPr>
          <w:rStyle w:val="NormalFixedChar"/>
        </w:rPr>
        <w:t>OK</w:t>
      </w:r>
      <w:r w:rsidR="0087235F" w:rsidRPr="0087235F">
        <w:t>”</w:t>
      </w:r>
      <w:r>
        <w:t xml:space="preserve"> button</w:t>
      </w:r>
      <w:del w:id="656" w:author="hoffman" w:date="2009-06-10T14:05:00Z">
        <w:r w:rsidDel="00C5085C">
          <w:delText xml:space="preserve">.  </w:delText>
        </w:r>
      </w:del>
      <w:ins w:id="657" w:author="hoffman" w:date="2009-06-10T14:05:00Z">
        <w:r w:rsidR="00C5085C">
          <w:t xml:space="preserve">.  </w:t>
        </w:r>
      </w:ins>
      <w:r>
        <w:t xml:space="preserve">You may select and </w:t>
      </w:r>
      <w:r w:rsidR="00C06D83">
        <w:t xml:space="preserve">view </w:t>
      </w:r>
      <w:r>
        <w:t>up to 10 files at a time</w:t>
      </w:r>
      <w:del w:id="658" w:author="hoffman" w:date="2009-06-10T14:05:00Z">
        <w:r w:rsidDel="00C5085C">
          <w:delText>.</w:delText>
        </w:r>
        <w:r w:rsidR="0026739A" w:rsidDel="00C5085C">
          <w:delText xml:space="preserve"> </w:delText>
        </w:r>
      </w:del>
      <w:ins w:id="659" w:author="hoffman" w:date="2009-06-10T14:05:00Z">
        <w:r w:rsidR="00C5085C">
          <w:t>.</w:t>
        </w:r>
      </w:ins>
      <w:ins w:id="660" w:author="hoffman" w:date="2009-08-20T12:33:00Z">
        <w:r w:rsidR="00096771">
          <w:t xml:space="preserve"> </w:t>
        </w:r>
      </w:ins>
      <w:ins w:id="661" w:author="hoffman" w:date="2009-08-20T12:34:00Z">
        <w:r w:rsidR="00096771">
          <w:t xml:space="preserve"> To </w:t>
        </w:r>
      </w:ins>
      <w:ins w:id="662" w:author="hoffman" w:date="2009-08-20T12:35:00Z">
        <w:r w:rsidR="00096771">
          <w:t xml:space="preserve">search for a desired </w:t>
        </w:r>
      </w:ins>
      <w:ins w:id="663" w:author="hoffman" w:date="2009-08-20T12:34:00Z">
        <w:r w:rsidR="00096771">
          <w:t>file</w:t>
        </w:r>
      </w:ins>
      <w:ins w:id="664" w:author="hoffman" w:date="2009-08-20T12:35:00Z">
        <w:r w:rsidR="00096771">
          <w:t xml:space="preserve">, </w:t>
        </w:r>
      </w:ins>
      <w:ins w:id="665" w:author="hoffman" w:date="2009-08-20T12:34:00Z">
        <w:r w:rsidR="00096771">
          <w:t>simply type part of the file name in the “</w:t>
        </w:r>
        <w:r w:rsidR="0008786E" w:rsidRPr="0008786E">
          <w:rPr>
            <w:rStyle w:val="NormalFixedChar"/>
            <w:rPrChange w:id="666" w:author="hoffman" w:date="2009-08-20T12:35:00Z">
              <w:rPr>
                <w:rFonts w:ascii="Courier New" w:hAnsi="Courier New" w:cs="Courier New"/>
                <w:szCs w:val="24"/>
              </w:rPr>
            </w:rPrChange>
          </w:rPr>
          <w:t>Search</w:t>
        </w:r>
        <w:r w:rsidR="00096771">
          <w:t>” text box at the top of the window and the list will be updated immediately</w:t>
        </w:r>
      </w:ins>
      <w:ins w:id="667" w:author="hoffman" w:date="2009-08-20T12:35:00Z">
        <w:r w:rsidR="00096771">
          <w:t xml:space="preserve"> to filter out all fi</w:t>
        </w:r>
      </w:ins>
      <w:ins w:id="668" w:author="hoffman" w:date="2009-08-20T12:36:00Z">
        <w:r w:rsidR="00096771">
          <w:t>les that do not match the search criteria.</w:t>
        </w:r>
      </w:ins>
    </w:p>
    <w:p w:rsidR="0008786E" w:rsidRDefault="0008786E" w:rsidP="0008786E">
      <w:pPr>
        <w:pStyle w:val="Spacer"/>
        <w:rPr>
          <w:del w:id="669" w:author="hoffman" w:date="2009-06-11T09:11:00Z"/>
        </w:rPr>
        <w:pPrChange w:id="670" w:author="hoffman" w:date="2009-06-11T09:11:00Z">
          <w:pPr/>
        </w:pPrChange>
      </w:pPr>
    </w:p>
    <w:p w:rsidR="0008786E" w:rsidRDefault="0008786E" w:rsidP="0008786E">
      <w:pPr>
        <w:pStyle w:val="Spacer"/>
        <w:rPr>
          <w:ins w:id="671" w:author="hoffman" w:date="2009-06-11T09:11:00Z"/>
        </w:rPr>
        <w:pPrChange w:id="672" w:author="hoffman" w:date="2009-06-11T09:11:00Z">
          <w:pPr/>
        </w:pPrChange>
      </w:pPr>
    </w:p>
    <w:p w:rsidR="002E7913" w:rsidRDefault="002E7913" w:rsidP="005424E2">
      <w:pPr>
        <w:rPr>
          <w:ins w:id="673" w:author="hoffman" w:date="2009-08-20T12:36:00Z"/>
        </w:rPr>
      </w:pPr>
      <w:r>
        <w:t xml:space="preserve">This concludes the </w:t>
      </w:r>
      <w:r w:rsidR="00424521">
        <w:t xml:space="preserve">quick-start </w:t>
      </w:r>
      <w:r>
        <w:t>tutorial</w:t>
      </w:r>
      <w:del w:id="674" w:author="hoffman" w:date="2009-06-10T14:05:00Z">
        <w:r w:rsidDel="00C5085C">
          <w:delText xml:space="preserve">.  </w:delText>
        </w:r>
      </w:del>
      <w:ins w:id="675" w:author="hoffman" w:date="2009-06-10T14:05:00Z">
        <w:r w:rsidR="00C5085C">
          <w:t xml:space="preserve">.  </w:t>
        </w:r>
      </w:ins>
      <w:r>
        <w:t>More detailed information about OSIRIS</w:t>
      </w:r>
      <w:r w:rsidR="00424521">
        <w:t>’ features</w:t>
      </w:r>
      <w:r>
        <w:t xml:space="preserve"> can be found in subsequent sections of this guide.</w:t>
      </w:r>
    </w:p>
    <w:p w:rsidR="00096771" w:rsidRDefault="00096771" w:rsidP="005424E2"/>
    <w:p w:rsidR="002E7913" w:rsidDel="0077378B" w:rsidRDefault="002E7913" w:rsidP="005424E2">
      <w:pPr>
        <w:rPr>
          <w:del w:id="676" w:author="hoffman" w:date="2009-06-11T09:12:00Z"/>
        </w:rPr>
      </w:pPr>
      <w:del w:id="677" w:author="hoffman" w:date="2009-06-11T09:12:00Z">
        <w:r w:rsidDel="0077378B">
          <w:br w:type="page"/>
        </w:r>
      </w:del>
    </w:p>
    <w:p w:rsidR="0008786E" w:rsidRDefault="0077378B" w:rsidP="0008786E">
      <w:pPr>
        <w:pStyle w:val="Heading2"/>
        <w:rPr>
          <w:ins w:id="678" w:author="hoffman" w:date="2009-06-11T09:12:00Z"/>
        </w:rPr>
        <w:pPrChange w:id="679" w:author="hoffman" w:date="2009-06-11T09:12:00Z">
          <w:pPr/>
        </w:pPrChange>
      </w:pPr>
      <w:bookmarkStart w:id="680" w:name="_Configuration"/>
      <w:bookmarkStart w:id="681" w:name="_Toc246754586"/>
      <w:bookmarkEnd w:id="680"/>
      <w:ins w:id="682" w:author="hoffman" w:date="2009-06-11T09:12:00Z">
        <w:r>
          <w:t>Configuration</w:t>
        </w:r>
        <w:bookmarkEnd w:id="681"/>
      </w:ins>
    </w:p>
    <w:p w:rsidR="0008786E" w:rsidRDefault="002E7913" w:rsidP="0008786E">
      <w:pPr>
        <w:rPr>
          <w:del w:id="683" w:author="hoffman" w:date="2009-06-11T09:12:00Z"/>
        </w:rPr>
        <w:pPrChange w:id="684" w:author="hoffman" w:date="2009-06-11T09:12:00Z">
          <w:pPr>
            <w:pStyle w:val="Heading1"/>
          </w:pPr>
        </w:pPrChange>
      </w:pPr>
      <w:del w:id="685" w:author="hoffman" w:date="2009-06-11T09:12:00Z">
        <w:r w:rsidDel="0077378B">
          <w:delText>Configuration</w:delText>
        </w:r>
      </w:del>
    </w:p>
    <w:p w:rsidR="001D5B8D" w:rsidRDefault="0026739A" w:rsidP="0026739A">
      <w:r>
        <w:t>OSIRIS has a number of parameters that can be configured to your laboratory’s specific protocols</w:t>
      </w:r>
      <w:del w:id="686" w:author="hoffman" w:date="2009-06-10T14:05:00Z">
        <w:r w:rsidDel="00C5085C">
          <w:delText xml:space="preserve">. </w:delText>
        </w:r>
      </w:del>
      <w:ins w:id="687" w:author="hoffman" w:date="2009-06-10T14:05:00Z">
        <w:r w:rsidR="00C5085C">
          <w:t xml:space="preserve">.  </w:t>
        </w:r>
      </w:ins>
      <w:r>
        <w:t xml:space="preserve">OSIRIS default is set so that only the “owner” of the files contained in </w:t>
      </w:r>
      <w:r w:rsidRPr="005424E2">
        <w:t>the</w:t>
      </w:r>
      <w:r>
        <w:t xml:space="preserve"> OSIRIS installation (that is </w:t>
      </w:r>
      <w:del w:id="688" w:author="hoffman" w:date="2009-05-18T13:38:00Z">
        <w:r w:rsidDel="008267D4">
          <w:delText xml:space="preserve">be </w:delText>
        </w:r>
      </w:del>
      <w:r>
        <w:t>the user who installed OSIRIS) can modify the lab settings</w:t>
      </w:r>
      <w:del w:id="689" w:author="hoffman" w:date="2009-06-10T14:05:00Z">
        <w:r w:rsidDel="00C5085C">
          <w:delText xml:space="preserve">.  </w:delText>
        </w:r>
      </w:del>
      <w:ins w:id="690" w:author="hoffman" w:date="2009-06-10T14:05:00Z">
        <w:r w:rsidR="00C5085C">
          <w:t xml:space="preserve">.  </w:t>
        </w:r>
      </w:ins>
      <w:r>
        <w:t>Other “non-owner” users can only view these setting</w:t>
      </w:r>
      <w:ins w:id="691" w:author="hoffman" w:date="2009-06-10T13:46:00Z">
        <w:r w:rsidR="00B11EBD">
          <w:t>s</w:t>
        </w:r>
      </w:ins>
      <w:del w:id="692" w:author="hoffman" w:date="2009-06-10T14:05:00Z">
        <w:r w:rsidDel="00C5085C">
          <w:delText xml:space="preserve">.  </w:delText>
        </w:r>
      </w:del>
      <w:ins w:id="693" w:author="hoffman" w:date="2009-06-10T14:05:00Z">
        <w:r w:rsidR="00C5085C">
          <w:t xml:space="preserve">.  </w:t>
        </w:r>
      </w:ins>
      <w:r>
        <w:t>It was expected that in forensic laboratories,  the Laboratory Director, Technical Leader  or Quality Manager would be the likely “owner” of OSIRIS, whereas “ownership” may be more relaxed in diagnostic or research laboratories</w:t>
      </w:r>
      <w:del w:id="694" w:author="hoffman" w:date="2009-06-10T14:05:00Z">
        <w:r w:rsidDel="00C5085C">
          <w:delText xml:space="preserve">.  </w:delText>
        </w:r>
      </w:del>
      <w:ins w:id="695" w:author="hoffman" w:date="2009-06-10T14:05:00Z">
        <w:r w:rsidR="00C5085C">
          <w:t xml:space="preserve">.  </w:t>
        </w:r>
      </w:ins>
      <w:r>
        <w:t xml:space="preserve">A modest </w:t>
      </w:r>
      <w:ins w:id="696" w:author="hoffman" w:date="2009-05-18T13:39:00Z">
        <w:r w:rsidR="008267D4">
          <w:t xml:space="preserve">modification to the </w:t>
        </w:r>
      </w:ins>
      <w:ins w:id="697" w:author="hoffman" w:date="2009-05-18T13:40:00Z">
        <w:r w:rsidR="008267D4">
          <w:t xml:space="preserve">permissions of the </w:t>
        </w:r>
      </w:ins>
      <w:ins w:id="698" w:author="hoffman" w:date="2009-05-18T13:39:00Z">
        <w:r w:rsidR="008267D4">
          <w:t>file named “</w:t>
        </w:r>
        <w:r w:rsidR="0008786E" w:rsidRPr="0008786E">
          <w:rPr>
            <w:rStyle w:val="NormalFixedChar"/>
            <w:rPrChange w:id="699" w:author="hoffman" w:date="2009-05-18T13:41:00Z">
              <w:rPr>
                <w:rFonts w:ascii="Courier New" w:eastAsiaTheme="majorEastAsia" w:hAnsi="Courier New" w:cs="Courier New"/>
                <w:b/>
                <w:bCs/>
                <w:color w:val="984806" w:themeColor="accent6" w:themeShade="80"/>
                <w:sz w:val="36"/>
                <w:szCs w:val="24"/>
              </w:rPr>
            </w:rPrChange>
          </w:rPr>
          <w:t>GenericLabSettings.xml</w:t>
        </w:r>
        <w:r w:rsidR="008267D4">
          <w:t xml:space="preserve">” in the </w:t>
        </w:r>
        <w:r w:rsidR="0008786E" w:rsidRPr="0008786E">
          <w:rPr>
            <w:rStyle w:val="NormalFixedChar"/>
            <w:rPrChange w:id="700" w:author="hoffman" w:date="2009-05-18T13:41:00Z">
              <w:rPr>
                <w:rFonts w:ascii="Courier New" w:eastAsiaTheme="majorEastAsia" w:hAnsi="Courier New" w:cs="Courier New"/>
                <w:b/>
                <w:bCs/>
                <w:color w:val="984806" w:themeColor="accent6" w:themeShade="80"/>
                <w:sz w:val="36"/>
                <w:szCs w:val="24"/>
              </w:rPr>
            </w:rPrChange>
          </w:rPr>
          <w:t>config</w:t>
        </w:r>
        <w:r w:rsidR="008267D4">
          <w:t xml:space="preserve"> su</w:t>
        </w:r>
      </w:ins>
      <w:ins w:id="701" w:author="hoffman" w:date="2009-05-18T13:40:00Z">
        <w:r w:rsidR="008267D4">
          <w:t xml:space="preserve">bdirectory of the OSIRIS installation directory </w:t>
        </w:r>
      </w:ins>
      <w:del w:id="702" w:author="hoffman" w:date="2009-05-18T13:40:00Z">
        <w:r w:rsidDel="008267D4">
          <w:delText xml:space="preserve">amount of programming </w:delText>
        </w:r>
      </w:del>
      <w:ins w:id="703" w:author="hoffman" w:date="2009-05-18T13:40:00Z">
        <w:r w:rsidR="006147D8">
          <w:t xml:space="preserve">will </w:t>
        </w:r>
      </w:ins>
      <w:r>
        <w:t>permit</w:t>
      </w:r>
      <w:del w:id="704" w:author="hoffman" w:date="2009-05-18T13:40:00Z">
        <w:r w:rsidDel="006147D8">
          <w:delText>s</w:delText>
        </w:r>
      </w:del>
      <w:r>
        <w:t xml:space="preserve"> </w:t>
      </w:r>
      <w:del w:id="705" w:author="hoffman" w:date="2009-05-18T13:41:00Z">
        <w:r w:rsidDel="006147D8">
          <w:delText>the</w:delText>
        </w:r>
      </w:del>
      <w:del w:id="706" w:author="hoffman" w:date="2009-05-18T13:38:00Z">
        <w:r w:rsidDel="008267D4">
          <w:delText xml:space="preserve"> </w:delText>
        </w:r>
      </w:del>
      <w:del w:id="707" w:author="hoffman" w:date="2009-05-18T13:41:00Z">
        <w:r w:rsidDel="006147D8">
          <w:delText xml:space="preserve"> </w:delText>
        </w:r>
      </w:del>
      <w:del w:id="708" w:author="hoffman" w:date="2009-05-18T13:40:00Z">
        <w:r w:rsidDel="006147D8">
          <w:delText xml:space="preserve">“owner” </w:delText>
        </w:r>
      </w:del>
      <w:del w:id="709" w:author="hoffman" w:date="2009-05-18T13:41:00Z">
        <w:r w:rsidDel="006147D8">
          <w:delText xml:space="preserve">to </w:delText>
        </w:r>
      </w:del>
      <w:r>
        <w:t>modi</w:t>
      </w:r>
      <w:ins w:id="710" w:author="hoffman" w:date="2009-05-18T13:40:00Z">
        <w:r w:rsidR="006147D8">
          <w:t>fications of the lab settings</w:t>
        </w:r>
      </w:ins>
      <w:ins w:id="711" w:author="hoffman" w:date="2009-05-18T13:41:00Z">
        <w:r w:rsidR="006147D8">
          <w:t xml:space="preserve"> by other users</w:t>
        </w:r>
      </w:ins>
      <w:ins w:id="712" w:author="hoffman" w:date="2009-06-10T14:05:00Z">
        <w:r w:rsidR="00C5085C">
          <w:t xml:space="preserve">.  </w:t>
        </w:r>
      </w:ins>
      <w:ins w:id="713" w:author="hoffman" w:date="2009-05-18T13:42:00Z">
        <w:r w:rsidR="006147D8">
          <w:t>This file, “</w:t>
        </w:r>
        <w:r w:rsidR="006147D8" w:rsidRPr="006147D8">
          <w:rPr>
            <w:rStyle w:val="NormalFixedChar"/>
          </w:rPr>
          <w:t>GenericLabSettings.xml</w:t>
        </w:r>
        <w:r w:rsidR="0008786E" w:rsidRPr="0008786E">
          <w:rPr>
            <w:rPrChange w:id="714" w:author="hoffman" w:date="2009-05-18T13:43:00Z">
              <w:rPr>
                <w:rStyle w:val="NormalFixedChar"/>
                <w:rFonts w:eastAsiaTheme="majorEastAsia"/>
                <w:b/>
                <w:bCs/>
                <w:color w:val="984806" w:themeColor="accent6" w:themeShade="80"/>
                <w:sz w:val="36"/>
              </w:rPr>
            </w:rPrChange>
          </w:rPr>
          <w:t>,</w:t>
        </w:r>
        <w:r w:rsidR="006147D8">
          <w:t xml:space="preserve">” is created after the “owner” runs OSIRIS </w:t>
        </w:r>
      </w:ins>
      <w:ins w:id="715" w:author="hoffman" w:date="2009-05-18T13:44:00Z">
        <w:r w:rsidR="006147D8">
          <w:t xml:space="preserve">and </w:t>
        </w:r>
      </w:ins>
      <w:ins w:id="716" w:author="hoffman" w:date="2009-06-10T13:46:00Z">
        <w:r w:rsidR="00B11EBD">
          <w:t>saves</w:t>
        </w:r>
      </w:ins>
      <w:ins w:id="717" w:author="hoffman" w:date="2009-05-18T13:44:00Z">
        <w:r w:rsidR="006147D8">
          <w:t xml:space="preserve"> the lab settings </w:t>
        </w:r>
      </w:ins>
      <w:ins w:id="718" w:author="hoffman" w:date="2009-05-18T13:42:00Z">
        <w:r w:rsidR="006147D8">
          <w:t>for the first time</w:t>
        </w:r>
      </w:ins>
      <w:ins w:id="719" w:author="hoffman" w:date="2009-06-10T14:05:00Z">
        <w:r w:rsidR="00C5085C">
          <w:t xml:space="preserve">.  </w:t>
        </w:r>
      </w:ins>
      <w:del w:id="720" w:author="hoffman" w:date="2009-05-18T13:40:00Z">
        <w:r w:rsidDel="006147D8">
          <w:delText>fy</w:delText>
        </w:r>
      </w:del>
      <w:del w:id="721" w:author="hoffman" w:date="2009-05-18T13:42:00Z">
        <w:r w:rsidDel="006147D8">
          <w:delText xml:space="preserve"> </w:delText>
        </w:r>
      </w:del>
      <w:del w:id="722" w:author="hoffman" w:date="2009-05-18T13:41:00Z">
        <w:r w:rsidDel="006147D8">
          <w:delText xml:space="preserve">the permissions to allow other users to change the laboratory settings if desired.  </w:delText>
        </w:r>
      </w:del>
      <w:r w:rsidR="008B1148">
        <w:t xml:space="preserve">If you do not have a systems administrator available to make the change, </w:t>
      </w:r>
      <w:del w:id="723" w:author="hoffman" w:date="2009-05-18T13:44:00Z">
        <w:r w:rsidR="008B1148" w:rsidDel="006147D8">
          <w:delText xml:space="preserve">your </w:delText>
        </w:r>
      </w:del>
      <w:ins w:id="724" w:author="hoffman" w:date="2009-05-18T13:44:00Z">
        <w:r w:rsidR="006147D8">
          <w:t xml:space="preserve">the </w:t>
        </w:r>
      </w:ins>
      <w:r w:rsidR="008B1148">
        <w:t xml:space="preserve">OSIRIS team can help you perform this </w:t>
      </w:r>
      <w:del w:id="725" w:author="hoffman" w:date="2009-05-18T13:44:00Z">
        <w:r w:rsidR="008B1148" w:rsidDel="006147D8">
          <w:delText xml:space="preserve">simple </w:delText>
        </w:r>
      </w:del>
      <w:r w:rsidR="008B1148">
        <w:t>task if you wish to broaden these permissions</w:t>
      </w:r>
      <w:ins w:id="726" w:author="hoffman" w:date="2009-06-10T14:05:00Z">
        <w:r w:rsidR="00C5085C">
          <w:t xml:space="preserve">.  </w:t>
        </w:r>
      </w:ins>
      <w:ins w:id="727" w:author="hoffman" w:date="2009-05-18T13:44:00Z">
        <w:r w:rsidR="006147D8">
          <w:t>Just contact us</w:t>
        </w:r>
      </w:ins>
      <w:r w:rsidR="008B1148">
        <w:t xml:space="preserve"> </w:t>
      </w:r>
      <w:del w:id="728" w:author="hoffman" w:date="2009-05-18T13:45:00Z">
        <w:r w:rsidR="008B1148" w:rsidDel="006147D8">
          <w:delText xml:space="preserve">by sending </w:delText>
        </w:r>
      </w:del>
      <w:del w:id="729" w:author="hoffman" w:date="2009-05-18T13:44:00Z">
        <w:r w:rsidR="008B1148" w:rsidDel="006147D8">
          <w:delText xml:space="preserve">us </w:delText>
        </w:r>
      </w:del>
      <w:del w:id="730" w:author="hoffman" w:date="2009-05-18T13:45:00Z">
        <w:r w:rsidR="008B1148" w:rsidDel="006147D8">
          <w:delText xml:space="preserve">an email </w:delText>
        </w:r>
      </w:del>
      <w:del w:id="731" w:author="hoffman" w:date="2009-05-18T13:44:00Z">
        <w:r w:rsidR="008B1148" w:rsidDel="006147D8">
          <w:delText xml:space="preserve">at </w:delText>
        </w:r>
      </w:del>
      <w:ins w:id="732" w:author="hoffman" w:date="2009-05-18T13:45:00Z">
        <w:r w:rsidR="006147D8">
          <w:t>at</w:t>
        </w:r>
      </w:ins>
      <w:ins w:id="733" w:author="hoffman" w:date="2009-05-18T13:44:00Z">
        <w:r w:rsidR="006147D8">
          <w:t xml:space="preserve"> </w:t>
        </w:r>
      </w:ins>
      <w:r w:rsidR="0008786E">
        <w:fldChar w:fldCharType="begin"/>
      </w:r>
      <w:ins w:id="734" w:author="hoffman" w:date="2009-05-18T13:45:00Z">
        <w:r w:rsidR="006147D8">
          <w:instrText>HYPERLINK "mailto:forensics@ncbi.nlm.nih.gov?subject=OSIRIS%20Permissions%20Request"</w:instrText>
        </w:r>
      </w:ins>
      <w:del w:id="735" w:author="hoffman" w:date="2009-05-18T13:45:00Z">
        <w:r w:rsidR="00760CC8" w:rsidDel="006147D8">
          <w:delInstrText>HYPERLINK "mailto:forensics@ncbi.nlm.nih.gov"</w:delInstrText>
        </w:r>
      </w:del>
      <w:r w:rsidR="0008786E">
        <w:fldChar w:fldCharType="separate"/>
      </w:r>
      <w:r w:rsidR="008B1148" w:rsidRPr="00A34F93">
        <w:rPr>
          <w:rStyle w:val="Hyperlink"/>
        </w:rPr>
        <w:t>forensics@ncbi.nlm.nih.gov</w:t>
      </w:r>
      <w:r w:rsidR="0008786E">
        <w:fldChar w:fldCharType="end"/>
      </w:r>
      <w:del w:id="736" w:author="hoffman" w:date="2009-05-18T13:46:00Z">
        <w:r w:rsidR="008B1148" w:rsidDel="006147D8">
          <w:delText>.</w:delText>
        </w:r>
      </w:del>
      <w:r w:rsidR="008B1148">
        <w:t xml:space="preserve"> </w:t>
      </w:r>
      <w:del w:id="737" w:author="hoffman" w:date="2009-05-18T13:46:00Z">
        <w:r w:rsidR="008B1148" w:rsidDel="006147D8">
          <w:delText xml:space="preserve"> Please </w:delText>
        </w:r>
      </w:del>
      <w:ins w:id="738" w:author="hoffman" w:date="2009-05-18T13:46:00Z">
        <w:r w:rsidR="006147D8">
          <w:t xml:space="preserve">and please </w:t>
        </w:r>
      </w:ins>
      <w:r w:rsidR="008B1148">
        <w:t>put “OSIRIS Permissions Request” in your subject line.</w:t>
      </w:r>
      <w:del w:id="739" w:author="hoffman" w:date="2009-05-18T13:46:00Z">
        <w:r w:rsidR="008B1148" w:rsidDel="006147D8">
          <w:delText xml:space="preserve">  </w:delText>
        </w:r>
      </w:del>
    </w:p>
    <w:p w:rsidR="0008786E" w:rsidRDefault="0008786E" w:rsidP="0008786E">
      <w:pPr>
        <w:pStyle w:val="Spacer"/>
        <w:pPrChange w:id="740" w:author="hoffman" w:date="2009-05-18T13:46:00Z">
          <w:pPr/>
        </w:pPrChange>
      </w:pPr>
    </w:p>
    <w:p w:rsidR="00067B4D" w:rsidRDefault="001203F0" w:rsidP="005424E2">
      <w:pPr>
        <w:rPr>
          <w:ins w:id="741" w:author="hoffman" w:date="2009-06-10T13:48:00Z"/>
        </w:rPr>
      </w:pPr>
      <w:r>
        <w:t xml:space="preserve">To configure OSIRIS, select the </w:t>
      </w:r>
      <w:r w:rsidR="000D088B">
        <w:t>“</w:t>
      </w:r>
      <w:r w:rsidRPr="000D088B">
        <w:rPr>
          <w:rStyle w:val="NormalFixedChar"/>
        </w:rPr>
        <w:t>Lab Settings</w:t>
      </w:r>
      <w:r w:rsidR="000D088B" w:rsidRPr="000D088B">
        <w:t>”</w:t>
      </w:r>
      <w:r>
        <w:t xml:space="preserve"> option under </w:t>
      </w:r>
      <w:r w:rsidR="000D088B">
        <w:t>“</w:t>
      </w:r>
      <w:r w:rsidRPr="000D088B">
        <w:rPr>
          <w:rStyle w:val="NormalFixedChar"/>
        </w:rPr>
        <w:t>Tools</w:t>
      </w:r>
      <w:r w:rsidR="000D088B" w:rsidRPr="000D088B">
        <w:t>”</w:t>
      </w:r>
      <w:r>
        <w:t xml:space="preserve"> on the menu bar</w:t>
      </w:r>
      <w:r w:rsidR="005424E2">
        <w:t xml:space="preserve"> as shown below</w:t>
      </w:r>
      <w:del w:id="742" w:author="hoffman" w:date="2009-06-10T14:05:00Z">
        <w:r w:rsidDel="00C5085C">
          <w:delText xml:space="preserve">.  </w:delText>
        </w:r>
      </w:del>
      <w:ins w:id="743" w:author="hoffman" w:date="2009-06-10T14:05:00Z">
        <w:r w:rsidR="00C5085C">
          <w:t xml:space="preserve">.  </w:t>
        </w:r>
      </w:ins>
      <w:r>
        <w:t>This brings up the Lab Settings window with many options including: file naming conventions,</w:t>
      </w:r>
      <w:r w:rsidR="00067B4D">
        <w:t xml:space="preserve"> </w:t>
      </w:r>
      <w:r w:rsidR="00D96D85">
        <w:t xml:space="preserve">RFU </w:t>
      </w:r>
      <w:r w:rsidR="00067B4D">
        <w:t xml:space="preserve">thresholds, and </w:t>
      </w:r>
      <w:r w:rsidR="00D96D85">
        <w:t>allele designations</w:t>
      </w:r>
      <w:del w:id="744" w:author="hoffman" w:date="2009-06-10T14:05:00Z">
        <w:r w:rsidR="00D96D85" w:rsidDel="00C5085C">
          <w:delText>.</w:delText>
        </w:r>
        <w:r w:rsidDel="00C5085C">
          <w:delText xml:space="preserve"> </w:delText>
        </w:r>
        <w:r w:rsidR="00D96D85" w:rsidDel="00C5085C">
          <w:delText xml:space="preserve"> </w:delText>
        </w:r>
      </w:del>
      <w:ins w:id="745" w:author="hoffman" w:date="2009-06-10T14:05:00Z">
        <w:r w:rsidR="00C5085C">
          <w:t xml:space="preserve">.  </w:t>
        </w:r>
      </w:ins>
    </w:p>
    <w:p w:rsidR="00B11EBD" w:rsidRDefault="00B11EBD" w:rsidP="005424E2"/>
    <w:p w:rsidR="0008786E" w:rsidRDefault="0008786E" w:rsidP="0008786E">
      <w:pPr>
        <w:pStyle w:val="Spacer"/>
        <w:rPr>
          <w:del w:id="746" w:author="hoffman" w:date="2009-06-10T13:48:00Z"/>
        </w:rPr>
        <w:pPrChange w:id="747" w:author="hoffman" w:date="2009-06-10T13:47:00Z">
          <w:pPr>
            <w:pStyle w:val="RedNotes"/>
          </w:pPr>
        </w:pPrChange>
      </w:pPr>
    </w:p>
    <w:p w:rsidR="005424E2" w:rsidDel="00B11EBD" w:rsidRDefault="005424E2" w:rsidP="005424E2">
      <w:pPr>
        <w:pStyle w:val="RedNotes"/>
        <w:rPr>
          <w:del w:id="748" w:author="hoffman" w:date="2009-06-10T13:47:00Z"/>
        </w:rPr>
      </w:pPr>
    </w:p>
    <w:p w:rsidR="005424E2" w:rsidRDefault="005424E2" w:rsidP="005424E2">
      <w:pPr>
        <w:pStyle w:val="ImageCentered"/>
      </w:pPr>
      <w:r>
        <w:rPr>
          <w:noProof/>
        </w:rPr>
        <w:drawing>
          <wp:inline distT="0" distB="0" distL="0" distR="0">
            <wp:extent cx="3228975" cy="1428750"/>
            <wp:effectExtent l="19050" t="0" r="9525" b="0"/>
            <wp:docPr id="2" name="Picture 2" descr="E:\Users\hoffman\DEV\internal\osiris\docs\ScreenShots-1.2\070-Lab-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hoffman\DEV\internal\osiris\docs\ScreenShots-1.2\070-Lab-Settings.png"/>
                    <pic:cNvPicPr>
                      <a:picLocks noChangeAspect="1" noChangeArrowheads="1"/>
                    </pic:cNvPicPr>
                  </pic:nvPicPr>
                  <pic:blipFill>
                    <a:blip r:embed="rId30" cstate="print"/>
                    <a:srcRect/>
                    <a:stretch>
                      <a:fillRect/>
                    </a:stretch>
                  </pic:blipFill>
                  <pic:spPr bwMode="auto">
                    <a:xfrm>
                      <a:off x="0" y="0"/>
                      <a:ext cx="3228975" cy="1428750"/>
                    </a:xfrm>
                    <a:prstGeom prst="rect">
                      <a:avLst/>
                    </a:prstGeom>
                    <a:noFill/>
                    <a:ln w="9525">
                      <a:noFill/>
                      <a:miter lim="800000"/>
                      <a:headEnd/>
                      <a:tailEnd/>
                    </a:ln>
                  </pic:spPr>
                </pic:pic>
              </a:graphicData>
            </a:graphic>
          </wp:inline>
        </w:drawing>
      </w:r>
    </w:p>
    <w:p w:rsidR="0008786E" w:rsidRDefault="0008786E" w:rsidP="0008786E">
      <w:pPr>
        <w:pStyle w:val="Spacer"/>
        <w:rPr>
          <w:del w:id="749" w:author="hoffman" w:date="2009-06-10T13:48:00Z"/>
        </w:rPr>
        <w:pPrChange w:id="750" w:author="hoffman" w:date="2009-06-10T13:47:00Z">
          <w:pPr/>
        </w:pPrChange>
      </w:pPr>
    </w:p>
    <w:p w:rsidR="00B11EBD" w:rsidRDefault="00B11EBD" w:rsidP="005424E2">
      <w:pPr>
        <w:rPr>
          <w:ins w:id="751" w:author="hoffman" w:date="2009-06-10T13:48:00Z"/>
        </w:rPr>
      </w:pPr>
    </w:p>
    <w:p w:rsidR="002625C7" w:rsidRDefault="005424E2" w:rsidP="005424E2">
      <w:r>
        <w:t>The “</w:t>
      </w:r>
      <w:r w:rsidRPr="008E0634">
        <w:rPr>
          <w:rStyle w:val="NormalFixedChar"/>
        </w:rPr>
        <w:t>Lab Settings</w:t>
      </w:r>
      <w:r>
        <w:t xml:space="preserve">” window has three sections or tabs: </w:t>
      </w:r>
      <w:r w:rsidR="0008786E" w:rsidRPr="0008786E">
        <w:rPr>
          <w:rStyle w:val="NormalFixedChar"/>
          <w:rPrChange w:id="752" w:author="hoffman" w:date="2009-05-18T13:47:00Z">
            <w:rPr>
              <w:rFonts w:ascii="Courier New" w:hAnsi="Courier New" w:cs="Courier New"/>
              <w:sz w:val="24"/>
              <w:szCs w:val="24"/>
            </w:rPr>
          </w:rPrChange>
        </w:rPr>
        <w:t xml:space="preserve">File </w:t>
      </w:r>
      <w:del w:id="753" w:author="hoffman" w:date="2009-05-18T13:48:00Z">
        <w:r w:rsidR="0008786E" w:rsidRPr="0008786E">
          <w:rPr>
            <w:rStyle w:val="NormalFixedChar"/>
            <w:rPrChange w:id="754" w:author="hoffman" w:date="2009-05-18T13:47:00Z">
              <w:rPr>
                <w:rFonts w:ascii="Courier New" w:hAnsi="Courier New" w:cs="Courier New"/>
                <w:sz w:val="24"/>
                <w:szCs w:val="24"/>
              </w:rPr>
            </w:rPrChange>
          </w:rPr>
          <w:delText>names</w:delText>
        </w:r>
      </w:del>
      <w:ins w:id="755" w:author="hoffman" w:date="2009-05-18T13:48:00Z">
        <w:r w:rsidR="006147D8">
          <w:rPr>
            <w:rStyle w:val="NormalFixedChar"/>
          </w:rPr>
          <w:t>N</w:t>
        </w:r>
        <w:r w:rsidR="0008786E" w:rsidRPr="0008786E">
          <w:rPr>
            <w:rStyle w:val="NormalFixedChar"/>
            <w:rPrChange w:id="756" w:author="hoffman" w:date="2009-05-18T13:47:00Z">
              <w:rPr>
                <w:rFonts w:ascii="Courier New" w:hAnsi="Courier New" w:cs="Courier New"/>
                <w:sz w:val="24"/>
                <w:szCs w:val="24"/>
              </w:rPr>
            </w:rPrChange>
          </w:rPr>
          <w:t>ames</w:t>
        </w:r>
      </w:ins>
      <w:r w:rsidRPr="006147D8">
        <w:t xml:space="preserve">, </w:t>
      </w:r>
      <w:r w:rsidR="0008786E" w:rsidRPr="0008786E">
        <w:rPr>
          <w:rStyle w:val="NormalFixedChar"/>
          <w:rPrChange w:id="757" w:author="hoffman" w:date="2009-05-18T13:47:00Z">
            <w:rPr>
              <w:rFonts w:ascii="Courier New" w:hAnsi="Courier New" w:cs="Courier New"/>
              <w:sz w:val="24"/>
              <w:szCs w:val="24"/>
            </w:rPr>
          </w:rPrChange>
        </w:rPr>
        <w:t>Thresholds</w:t>
      </w:r>
      <w:r w:rsidRPr="006147D8">
        <w:t xml:space="preserve">, and </w:t>
      </w:r>
      <w:r w:rsidR="0008786E" w:rsidRPr="0008786E">
        <w:rPr>
          <w:rStyle w:val="NormalFixedChar"/>
          <w:rPrChange w:id="758" w:author="hoffman" w:date="2009-05-18T13:47:00Z">
            <w:rPr>
              <w:rFonts w:ascii="Courier New" w:hAnsi="Courier New" w:cs="Courier New"/>
              <w:sz w:val="24"/>
              <w:szCs w:val="24"/>
            </w:rPr>
          </w:rPrChange>
        </w:rPr>
        <w:t>Allele Exceptions</w:t>
      </w:r>
      <w:r w:rsidR="002625C7">
        <w:t>.</w:t>
      </w:r>
    </w:p>
    <w:p w:rsidR="002625C7" w:rsidDel="00096771" w:rsidRDefault="002625C7" w:rsidP="005424E2">
      <w:pPr>
        <w:rPr>
          <w:del w:id="759" w:author="hoffman" w:date="2009-08-20T12:37:00Z"/>
        </w:rPr>
      </w:pPr>
    </w:p>
    <w:p w:rsidR="002625C7" w:rsidRDefault="002625C7">
      <w:pPr>
        <w:rPr>
          <w:rFonts w:asciiTheme="majorHAnsi" w:eastAsiaTheme="majorEastAsia" w:hAnsiTheme="majorHAnsi" w:cstheme="majorBidi"/>
          <w:b/>
          <w:bCs/>
          <w:color w:val="000000" w:themeColor="text1"/>
          <w:sz w:val="26"/>
          <w:szCs w:val="26"/>
        </w:rPr>
      </w:pPr>
      <w:del w:id="760" w:author="hoffman" w:date="2009-08-20T12:37:00Z">
        <w:r w:rsidDel="00096771">
          <w:br w:type="page"/>
        </w:r>
      </w:del>
    </w:p>
    <w:p w:rsidR="002625C7" w:rsidRDefault="002625C7" w:rsidP="002625C7">
      <w:pPr>
        <w:pStyle w:val="Heading2"/>
      </w:pPr>
      <w:bookmarkStart w:id="761" w:name="_Toc246754587"/>
      <w:r>
        <w:t>File Names</w:t>
      </w:r>
      <w:bookmarkEnd w:id="761"/>
    </w:p>
    <w:p w:rsidR="002625C7" w:rsidRDefault="002625C7" w:rsidP="005424E2"/>
    <w:p w:rsidR="005424E2" w:rsidDel="00B11EBD" w:rsidRDefault="005424E2" w:rsidP="005424E2">
      <w:pPr>
        <w:rPr>
          <w:del w:id="762" w:author="hoffman" w:date="2009-06-10T13:48:00Z"/>
        </w:rPr>
      </w:pPr>
    </w:p>
    <w:p w:rsidR="005424E2" w:rsidRDefault="005424E2" w:rsidP="005424E2">
      <w:pPr>
        <w:pStyle w:val="ImageCentered"/>
      </w:pPr>
      <w:r>
        <w:rPr>
          <w:noProof/>
        </w:rPr>
        <w:drawing>
          <wp:inline distT="0" distB="0" distL="0" distR="0">
            <wp:extent cx="2218110" cy="2751580"/>
            <wp:effectExtent l="19050" t="0" r="0" b="0"/>
            <wp:docPr id="1" name="Picture 3" descr="E:\Users\hoffman\DEV\internal\osiris\docs\ScreenShots-1.2\080-Lab-Settings-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hoffman\DEV\internal\osiris\docs\ScreenShots-1.2\080-Lab-Settings-elements.PNG"/>
                    <pic:cNvPicPr>
                      <a:picLocks noChangeAspect="1" noChangeArrowheads="1"/>
                    </pic:cNvPicPr>
                  </pic:nvPicPr>
                  <pic:blipFill>
                    <a:blip r:embed="rId31" cstate="print"/>
                    <a:stretch>
                      <a:fillRect/>
                    </a:stretch>
                  </pic:blipFill>
                  <pic:spPr bwMode="auto">
                    <a:xfrm>
                      <a:off x="0" y="0"/>
                      <a:ext cx="2221883" cy="2756260"/>
                    </a:xfrm>
                    <a:prstGeom prst="rect">
                      <a:avLst/>
                    </a:prstGeom>
                    <a:noFill/>
                    <a:ln w="9525">
                      <a:noFill/>
                      <a:miter lim="800000"/>
                      <a:headEnd/>
                      <a:tailEnd/>
                    </a:ln>
                  </pic:spPr>
                </pic:pic>
              </a:graphicData>
            </a:graphic>
          </wp:inline>
        </w:drawing>
      </w:r>
    </w:p>
    <w:p w:rsidR="005424E2" w:rsidRDefault="005424E2" w:rsidP="005424E2"/>
    <w:p w:rsidR="001C1611" w:rsidRDefault="005424E2" w:rsidP="005424E2">
      <w:r>
        <w:t>The “</w:t>
      </w:r>
      <w:r w:rsidRPr="008E0634">
        <w:rPr>
          <w:rStyle w:val="NormalFixedChar"/>
        </w:rPr>
        <w:t xml:space="preserve">File </w:t>
      </w:r>
      <w:del w:id="763" w:author="hoffman" w:date="2009-05-18T13:48:00Z">
        <w:r w:rsidRPr="008E0634" w:rsidDel="006147D8">
          <w:rPr>
            <w:rStyle w:val="NormalFixedChar"/>
          </w:rPr>
          <w:delText>names</w:delText>
        </w:r>
      </w:del>
      <w:ins w:id="764" w:author="hoffman" w:date="2009-05-18T13:48:00Z">
        <w:r w:rsidR="006147D8">
          <w:rPr>
            <w:rStyle w:val="NormalFixedChar"/>
          </w:rPr>
          <w:t>N</w:t>
        </w:r>
        <w:r w:rsidR="006147D8" w:rsidRPr="008E0634">
          <w:rPr>
            <w:rStyle w:val="NormalFixedChar"/>
          </w:rPr>
          <w:t>ames</w:t>
        </w:r>
      </w:ins>
      <w:r>
        <w:t xml:space="preserve">” tab is used to determine the </w:t>
      </w:r>
      <w:del w:id="765" w:author="hoffman" w:date="2009-08-20T12:37:00Z">
        <w:r w:rsidR="008B1148" w:rsidDel="00096771">
          <w:delText>title</w:delText>
        </w:r>
        <w:r w:rsidDel="00096771">
          <w:delText xml:space="preserve"> </w:delText>
        </w:r>
      </w:del>
      <w:ins w:id="766" w:author="hoffman" w:date="2009-08-20T12:37:00Z">
        <w:r w:rsidR="00096771">
          <w:t xml:space="preserve">type  </w:t>
        </w:r>
      </w:ins>
      <w:r>
        <w:t>of an .</w:t>
      </w:r>
      <w:r w:rsidR="00856E5B" w:rsidRPr="00856E5B">
        <w:rPr>
          <w:rStyle w:val="NormalFixedChar"/>
          <w:szCs w:val="22"/>
        </w:rPr>
        <w:t>fsa</w:t>
      </w:r>
      <w:r>
        <w:t xml:space="preserve"> file by it</w:t>
      </w:r>
      <w:r w:rsidR="008B1148">
        <w:t>s</w:t>
      </w:r>
      <w:r>
        <w:t xml:space="preserve"> file name</w:t>
      </w:r>
      <w:del w:id="767" w:author="hoffman" w:date="2009-06-10T14:05:00Z">
        <w:r w:rsidDel="00C5085C">
          <w:delText>.</w:delText>
        </w:r>
        <w:r w:rsidR="008B1148" w:rsidDel="00C5085C">
          <w:delText xml:space="preserve"> </w:delText>
        </w:r>
      </w:del>
      <w:ins w:id="768" w:author="hoffman" w:date="2009-06-10T14:05:00Z">
        <w:r w:rsidR="00C5085C">
          <w:t xml:space="preserve">.  </w:t>
        </w:r>
      </w:ins>
      <w:r w:rsidR="008B1148">
        <w:t xml:space="preserve">The names shown above include </w:t>
      </w:r>
      <w:ins w:id="769" w:author="hoffman" w:date="2009-05-18T13:48:00Z">
        <w:r w:rsidR="006147D8">
          <w:t>ladder, positive control, n</w:t>
        </w:r>
      </w:ins>
      <w:ins w:id="770" w:author="hoffman" w:date="2009-05-18T13:49:00Z">
        <w:r w:rsidR="006147D8">
          <w:t xml:space="preserve">egative control, and </w:t>
        </w:r>
      </w:ins>
      <w:r w:rsidR="008B1148">
        <w:t xml:space="preserve">all </w:t>
      </w:r>
      <w:del w:id="771" w:author="hoffman" w:date="2009-05-18T14:17:00Z">
        <w:r w:rsidR="008B1148" w:rsidDel="00B253CD">
          <w:delText xml:space="preserve">those </w:delText>
        </w:r>
      </w:del>
      <w:ins w:id="772" w:author="hoffman" w:date="2009-05-18T14:17:00Z">
        <w:r w:rsidR="00B253CD">
          <w:t xml:space="preserve">types </w:t>
        </w:r>
      </w:ins>
      <w:r w:rsidR="008B1148">
        <w:t>defined by the guidelines for creating CMF files</w:t>
      </w:r>
      <w:del w:id="773" w:author="hoffman" w:date="2009-06-10T14:05:00Z">
        <w:r w:rsidR="008B1148" w:rsidDel="00C5085C">
          <w:delText xml:space="preserve">.  </w:delText>
        </w:r>
      </w:del>
      <w:del w:id="774" w:author="hoffman" w:date="2009-06-10T14:06:00Z">
        <w:r w:rsidDel="00C5085C">
          <w:delText xml:space="preserve"> </w:delText>
        </w:r>
      </w:del>
      <w:ins w:id="775" w:author="hoffman" w:date="2009-06-10T14:06:00Z">
        <w:r w:rsidR="00C5085C">
          <w:t xml:space="preserve">.  </w:t>
        </w:r>
      </w:ins>
      <w:r w:rsidR="001C1611">
        <w:t>You cannot add or delete the names from this list per the CMF guidelines</w:t>
      </w:r>
      <w:del w:id="776" w:author="hoffman" w:date="2009-06-10T14:05:00Z">
        <w:r w:rsidR="001C1611" w:rsidDel="00C5085C">
          <w:delText xml:space="preserve">. </w:delText>
        </w:r>
      </w:del>
      <w:ins w:id="777" w:author="hoffman" w:date="2009-06-10T14:05:00Z">
        <w:r w:rsidR="00C5085C">
          <w:t xml:space="preserve">.  </w:t>
        </w:r>
      </w:ins>
      <w:r w:rsidR="001C1611">
        <w:t>However, you can customize any of the subgroups to names used in your laboratory (see below).</w:t>
      </w:r>
    </w:p>
    <w:p w:rsidR="001C1611" w:rsidDel="00B253CD" w:rsidRDefault="001C1611" w:rsidP="005424E2">
      <w:pPr>
        <w:rPr>
          <w:del w:id="778" w:author="hoffman" w:date="2009-05-18T14:17:00Z"/>
        </w:rPr>
      </w:pPr>
    </w:p>
    <w:p w:rsidR="0008786E" w:rsidRDefault="0008786E" w:rsidP="0008786E">
      <w:pPr>
        <w:pStyle w:val="Spacer"/>
        <w:pPrChange w:id="779" w:author="hoffman" w:date="2009-05-18T14:17:00Z">
          <w:pPr/>
        </w:pPrChange>
      </w:pPr>
    </w:p>
    <w:p w:rsidR="005424E2" w:rsidRDefault="005424E2" w:rsidP="005424E2">
      <w:r>
        <w:t xml:space="preserve"> In the </w:t>
      </w:r>
      <w:ins w:id="780" w:author="hoffman" w:date="2009-08-20T12:38:00Z">
        <w:r w:rsidR="00096771">
          <w:t xml:space="preserve">following </w:t>
        </w:r>
      </w:ins>
      <w:r>
        <w:t>example</w:t>
      </w:r>
      <w:del w:id="781" w:author="hoffman" w:date="2009-08-20T12:38:00Z">
        <w:r w:rsidDel="00096771">
          <w:delText xml:space="preserve"> below</w:delText>
        </w:r>
      </w:del>
      <w:r>
        <w:t xml:space="preserve">, </w:t>
      </w:r>
      <w:r w:rsidR="001C1611">
        <w:t>OSIRIS identifies a file a</w:t>
      </w:r>
      <w:r>
        <w:t xml:space="preserve">s a negative control if </w:t>
      </w:r>
      <w:r w:rsidR="001C1611">
        <w:t xml:space="preserve">it finds a name </w:t>
      </w:r>
      <w:r>
        <w:t>contain</w:t>
      </w:r>
      <w:r w:rsidR="001C1611">
        <w:t xml:space="preserve">ing </w:t>
      </w:r>
      <w:r>
        <w:t>one of the character strings in the</w:t>
      </w:r>
      <w:r w:rsidR="00D96D85">
        <w:t xml:space="preserve"> large</w:t>
      </w:r>
      <w:r>
        <w:t xml:space="preserve"> text box </w:t>
      </w:r>
      <w:r w:rsidR="00D96D85">
        <w:t>in the middle of the window below</w:t>
      </w:r>
      <w:del w:id="782" w:author="hoffman" w:date="2009-06-10T14:05:00Z">
        <w:r w:rsidDel="00C5085C">
          <w:delText>.</w:delText>
        </w:r>
        <w:r w:rsidR="001C1611" w:rsidDel="00C5085C">
          <w:delText xml:space="preserve"> </w:delText>
        </w:r>
      </w:del>
      <w:ins w:id="783" w:author="hoffman" w:date="2009-06-10T14:05:00Z">
        <w:r w:rsidR="00C5085C">
          <w:t xml:space="preserve">.  </w:t>
        </w:r>
      </w:ins>
      <w:r w:rsidR="001C1611">
        <w:t xml:space="preserve">You can </w:t>
      </w:r>
      <w:del w:id="784" w:author="hoffman" w:date="2009-05-19T14:30:00Z">
        <w:r w:rsidR="001C1611" w:rsidDel="00093775">
          <w:delText xml:space="preserve">add </w:delText>
        </w:r>
      </w:del>
      <w:r w:rsidR="001C1611">
        <w:t xml:space="preserve">also add any names that are commonly used by your laboratory </w:t>
      </w:r>
      <w:del w:id="785" w:author="hoffman" w:date="2009-05-18T14:18:00Z">
        <w:r w:rsidR="001C1611" w:rsidDel="00B253CD">
          <w:delText xml:space="preserve"> </w:delText>
        </w:r>
      </w:del>
      <w:r w:rsidR="001C1611">
        <w:t xml:space="preserve">or remove any names that you don’t want from the OSIRIS default list </w:t>
      </w:r>
      <w:ins w:id="786" w:author="hoffman" w:date="2009-05-19T14:31:00Z">
        <w:r w:rsidR="00093775">
          <w:t xml:space="preserve">by </w:t>
        </w:r>
      </w:ins>
      <w:del w:id="787" w:author="hoffman" w:date="2009-05-18T14:18:00Z">
        <w:r w:rsidR="001C1611" w:rsidDel="00B253CD">
          <w:delText>by clicking the white space to insert your cursor</w:delText>
        </w:r>
      </w:del>
      <w:ins w:id="788" w:author="hoffman" w:date="2009-05-18T14:18:00Z">
        <w:r w:rsidR="00B253CD">
          <w:t>editing the list</w:t>
        </w:r>
      </w:ins>
      <w:del w:id="789" w:author="hoffman" w:date="2009-06-10T14:05:00Z">
        <w:r w:rsidR="001C1611" w:rsidDel="00C5085C">
          <w:delText xml:space="preserve">.  </w:delText>
        </w:r>
      </w:del>
      <w:ins w:id="790" w:author="hoffman" w:date="2009-06-10T14:05:00Z">
        <w:r w:rsidR="00C5085C">
          <w:t xml:space="preserve">.  </w:t>
        </w:r>
      </w:ins>
      <w:r w:rsidR="001C1611">
        <w:t>OSIRIS comes with a number of commonly used file names for standard controls</w:t>
      </w:r>
      <w:del w:id="791" w:author="hoffman" w:date="2009-06-10T14:05:00Z">
        <w:r w:rsidR="001C1611" w:rsidDel="00C5085C">
          <w:delText xml:space="preserve">.  </w:delText>
        </w:r>
      </w:del>
      <w:ins w:id="792" w:author="hoffman" w:date="2009-06-10T14:05:00Z">
        <w:r w:rsidR="00C5085C">
          <w:t xml:space="preserve">.  </w:t>
        </w:r>
      </w:ins>
      <w:r w:rsidR="001C1611">
        <w:t>When OSIRIS encounters any of these strings in a file name it will automatically assign the control name to the file and check to make sure that the control meets expectations</w:t>
      </w:r>
      <w:del w:id="793" w:author="hoffman" w:date="2009-06-10T14:05:00Z">
        <w:r w:rsidR="001C1611" w:rsidDel="00C5085C">
          <w:delText xml:space="preserve">. </w:delText>
        </w:r>
      </w:del>
      <w:ins w:id="794" w:author="hoffman" w:date="2009-06-10T14:05:00Z">
        <w:r w:rsidR="00C5085C">
          <w:t xml:space="preserve">.  </w:t>
        </w:r>
      </w:ins>
      <w:r w:rsidR="001C1611">
        <w:t>In the example below,</w:t>
      </w:r>
      <w:del w:id="795" w:author="hoffman" w:date="2009-05-18T14:18:00Z">
        <w:r w:rsidR="001C1611" w:rsidDel="00B253CD">
          <w:delText xml:space="preserve"> </w:delText>
        </w:r>
      </w:del>
      <w:r w:rsidR="001C1611">
        <w:t xml:space="preserve"> </w:t>
      </w:r>
      <w:del w:id="796" w:author="hoffman" w:date="2009-05-18T14:18:00Z">
        <w:r w:rsidR="001C1611" w:rsidDel="00B253CD">
          <w:delText xml:space="preserve"> </w:delText>
        </w:r>
      </w:del>
      <w:r w:rsidR="001C1611">
        <w:t xml:space="preserve">any sample with </w:t>
      </w:r>
      <w:del w:id="797" w:author="hoffman" w:date="2009-08-20T12:39:00Z">
        <w:r w:rsidR="001C1611" w:rsidDel="00096771">
          <w:delText xml:space="preserve">the </w:delText>
        </w:r>
      </w:del>
      <w:ins w:id="798" w:author="hoffman" w:date="2009-08-20T12:39:00Z">
        <w:r w:rsidR="00096771">
          <w:t xml:space="preserve">a </w:t>
        </w:r>
      </w:ins>
      <w:r w:rsidR="001C1611">
        <w:t xml:space="preserve">listed string </w:t>
      </w:r>
      <w:ins w:id="799" w:author="hoffman" w:date="2009-08-20T12:39:00Z">
        <w:r w:rsidR="00096771">
          <w:t xml:space="preserve">in its file name </w:t>
        </w:r>
      </w:ins>
      <w:r w:rsidR="001C1611">
        <w:t>will be identified by OSIRIS as a negative control</w:t>
      </w:r>
      <w:del w:id="800" w:author="hoffman" w:date="2009-06-10T14:05:00Z">
        <w:r w:rsidR="001C1611" w:rsidDel="00C5085C">
          <w:delText xml:space="preserve">.  </w:delText>
        </w:r>
      </w:del>
      <w:ins w:id="801" w:author="hoffman" w:date="2009-06-10T14:05:00Z">
        <w:r w:rsidR="00C5085C">
          <w:t xml:space="preserve">.  </w:t>
        </w:r>
      </w:ins>
      <w:r w:rsidR="001C1611">
        <w:t xml:space="preserve">It will (a) identify that a valid ILS exists for the sample and (b) determine if there are peaks </w:t>
      </w:r>
      <w:r w:rsidR="00D11259">
        <w:t>in other channels and notify the user if either of these conditions are violated for the criteria set for negative controls</w:t>
      </w:r>
      <w:del w:id="802" w:author="hoffman" w:date="2009-06-10T14:05:00Z">
        <w:r w:rsidR="00D11259" w:rsidDel="00C5085C">
          <w:delText xml:space="preserve">.  </w:delText>
        </w:r>
      </w:del>
      <w:ins w:id="803" w:author="hoffman" w:date="2009-06-10T14:05:00Z">
        <w:r w:rsidR="00C5085C">
          <w:t xml:space="preserve">.  </w:t>
        </w:r>
      </w:ins>
      <w:r w:rsidR="00D11259">
        <w:t>Similarly, if the negative control string used in your lab is NOT on the list, OSIRIS will warn you there is no negative control in your directory</w:t>
      </w:r>
      <w:del w:id="804" w:author="hoffman" w:date="2009-06-10T14:05:00Z">
        <w:r w:rsidR="00D11259" w:rsidDel="00C5085C">
          <w:delText xml:space="preserve">.  </w:delText>
        </w:r>
      </w:del>
      <w:ins w:id="805" w:author="hoffman" w:date="2009-06-10T14:05:00Z">
        <w:r w:rsidR="00C5085C">
          <w:t xml:space="preserve">.  </w:t>
        </w:r>
      </w:ins>
    </w:p>
    <w:p w:rsidR="005424E2" w:rsidRDefault="005424E2" w:rsidP="005424E2"/>
    <w:p w:rsidR="005424E2" w:rsidRDefault="005424E2" w:rsidP="005424E2">
      <w:pPr>
        <w:pStyle w:val="ImageCentered"/>
      </w:pPr>
      <w:r>
        <w:rPr>
          <w:noProof/>
        </w:rPr>
        <w:drawing>
          <wp:inline distT="0" distB="0" distL="0" distR="0">
            <wp:extent cx="2306707" cy="2043917"/>
            <wp:effectExtent l="19050" t="0" r="0" b="0"/>
            <wp:docPr id="13" name="Picture 4" descr="E:\Users\hoffman\DEV\internal\osiris\docs\ScreenShots-1.2\080-Lab-Settings-negCt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hoffman\DEV\internal\osiris\docs\ScreenShots-1.2\080-Lab-Settings-negCtrl.PNG"/>
                    <pic:cNvPicPr>
                      <a:picLocks noChangeAspect="1" noChangeArrowheads="1"/>
                    </pic:cNvPicPr>
                  </pic:nvPicPr>
                  <pic:blipFill>
                    <a:blip r:embed="rId32" cstate="print"/>
                    <a:stretch>
                      <a:fillRect/>
                    </a:stretch>
                  </pic:blipFill>
                  <pic:spPr bwMode="auto">
                    <a:xfrm>
                      <a:off x="0" y="0"/>
                      <a:ext cx="2307312" cy="2044453"/>
                    </a:xfrm>
                    <a:prstGeom prst="rect">
                      <a:avLst/>
                    </a:prstGeom>
                    <a:noFill/>
                    <a:ln w="9525">
                      <a:noFill/>
                      <a:miter lim="800000"/>
                      <a:headEnd/>
                      <a:tailEnd/>
                    </a:ln>
                  </pic:spPr>
                </pic:pic>
              </a:graphicData>
            </a:graphic>
          </wp:inline>
        </w:drawing>
      </w:r>
    </w:p>
    <w:p w:rsidR="005424E2" w:rsidRDefault="005424E2" w:rsidP="005424E2">
      <w:pPr>
        <w:pStyle w:val="ImageCentered"/>
      </w:pPr>
    </w:p>
    <w:p w:rsidR="002625C7" w:rsidRDefault="002625C7" w:rsidP="002625C7">
      <w:r>
        <w:t>Following are some example file names and whether or not they would be negative controls as per the specification</w:t>
      </w:r>
      <w:r w:rsidR="00AD038E">
        <w:t xml:space="preserve"> in the previous picture.</w:t>
      </w:r>
    </w:p>
    <w:p w:rsidR="002625C7" w:rsidRDefault="002625C7" w:rsidP="002625C7"/>
    <w:p w:rsidR="002625C7" w:rsidRPr="002625C7" w:rsidRDefault="002625C7" w:rsidP="008F0347">
      <w:pPr>
        <w:tabs>
          <w:tab w:val="left" w:pos="4680"/>
        </w:tabs>
        <w:ind w:left="5220" w:hanging="4147"/>
        <w:rPr>
          <w:b/>
        </w:rPr>
      </w:pPr>
      <w:r w:rsidRPr="002625C7">
        <w:rPr>
          <w:b/>
        </w:rPr>
        <w:t>File Name</w:t>
      </w:r>
      <w:r w:rsidRPr="002625C7">
        <w:rPr>
          <w:b/>
        </w:rPr>
        <w:tab/>
        <w:t>Negative Control</w:t>
      </w:r>
    </w:p>
    <w:p w:rsidR="002625C7" w:rsidRPr="0087235F" w:rsidRDefault="002625C7" w:rsidP="008F0347">
      <w:pPr>
        <w:tabs>
          <w:tab w:val="left" w:pos="4680"/>
        </w:tabs>
        <w:ind w:left="5220" w:hanging="4147"/>
        <w:rPr>
          <w:rFonts w:ascii="Courier New" w:hAnsi="Courier New" w:cs="Courier New"/>
          <w:sz w:val="20"/>
          <w:szCs w:val="20"/>
        </w:rPr>
      </w:pPr>
      <w:r w:rsidRPr="0087235F">
        <w:rPr>
          <w:rFonts w:ascii="Courier New" w:hAnsi="Courier New" w:cs="Courier New"/>
          <w:sz w:val="20"/>
          <w:szCs w:val="20"/>
        </w:rPr>
        <w:t>f001-neg.fsa</w:t>
      </w:r>
      <w:r w:rsidRPr="0087235F">
        <w:rPr>
          <w:rFonts w:ascii="Courier New" w:hAnsi="Courier New" w:cs="Courier New"/>
          <w:sz w:val="20"/>
          <w:szCs w:val="20"/>
        </w:rPr>
        <w:tab/>
      </w:r>
      <w:r w:rsidRPr="00E004D2">
        <w:t>yes</w:t>
      </w:r>
      <w:r w:rsidR="00AD038E" w:rsidRPr="00E004D2">
        <w:t xml:space="preserve">, contains </w:t>
      </w:r>
      <w:r w:rsidR="00E004D2" w:rsidRPr="00E004D2">
        <w:t>‘neg’</w:t>
      </w:r>
    </w:p>
    <w:p w:rsidR="002625C7" w:rsidRPr="00E004D2" w:rsidRDefault="002625C7" w:rsidP="008F0347">
      <w:pPr>
        <w:tabs>
          <w:tab w:val="left" w:pos="4680"/>
        </w:tabs>
        <w:ind w:left="5220" w:hanging="4147"/>
      </w:pPr>
      <w:r w:rsidRPr="0087235F">
        <w:rPr>
          <w:rFonts w:ascii="Courier New" w:hAnsi="Courier New" w:cs="Courier New"/>
          <w:sz w:val="20"/>
          <w:szCs w:val="20"/>
        </w:rPr>
        <w:t>sample( - ) ctrl.fsa</w:t>
      </w:r>
      <w:r w:rsidRPr="0087235F">
        <w:rPr>
          <w:rFonts w:ascii="Courier New" w:hAnsi="Courier New" w:cs="Courier New"/>
          <w:sz w:val="20"/>
          <w:szCs w:val="20"/>
        </w:rPr>
        <w:tab/>
      </w:r>
      <w:r w:rsidRPr="00E004D2">
        <w:t>no (spaces within parentheses)</w:t>
      </w:r>
    </w:p>
    <w:p w:rsidR="002625C7" w:rsidRPr="00E004D2" w:rsidRDefault="002625C7" w:rsidP="008F0347">
      <w:pPr>
        <w:tabs>
          <w:tab w:val="left" w:pos="4680"/>
        </w:tabs>
        <w:ind w:left="5220" w:hanging="4147"/>
      </w:pPr>
      <w:r w:rsidRPr="0087235F">
        <w:rPr>
          <w:rFonts w:ascii="Courier New" w:hAnsi="Courier New" w:cs="Courier New"/>
          <w:sz w:val="20"/>
          <w:szCs w:val="20"/>
        </w:rPr>
        <w:t>ctl-positive.fsa</w:t>
      </w:r>
      <w:r w:rsidRPr="0087235F">
        <w:rPr>
          <w:rFonts w:ascii="Courier New" w:hAnsi="Courier New" w:cs="Courier New"/>
          <w:sz w:val="20"/>
          <w:szCs w:val="20"/>
        </w:rPr>
        <w:tab/>
      </w:r>
      <w:r w:rsidRPr="00E004D2">
        <w:t>yes, although the name is misleading</w:t>
      </w:r>
    </w:p>
    <w:p w:rsidR="002625C7" w:rsidRPr="00E004D2" w:rsidRDefault="002625C7" w:rsidP="008F0347">
      <w:pPr>
        <w:tabs>
          <w:tab w:val="left" w:pos="4680"/>
        </w:tabs>
        <w:ind w:left="5220" w:hanging="4147"/>
      </w:pPr>
      <w:r w:rsidRPr="0087235F">
        <w:rPr>
          <w:rFonts w:ascii="Courier New" w:hAnsi="Courier New" w:cs="Courier New"/>
          <w:sz w:val="20"/>
          <w:szCs w:val="20"/>
        </w:rPr>
        <w:t>NormanEvanGordon(neg).fsa</w:t>
      </w:r>
      <w:r w:rsidRPr="0087235F">
        <w:rPr>
          <w:rFonts w:ascii="Courier New" w:hAnsi="Courier New" w:cs="Courier New"/>
          <w:sz w:val="20"/>
          <w:szCs w:val="20"/>
        </w:rPr>
        <w:tab/>
      </w:r>
      <w:r w:rsidRPr="00E004D2">
        <w:t>yes</w:t>
      </w:r>
    </w:p>
    <w:p w:rsidR="002625C7" w:rsidRDefault="00D11259" w:rsidP="008F0347">
      <w:pPr>
        <w:tabs>
          <w:tab w:val="left" w:pos="4680"/>
        </w:tabs>
        <w:ind w:left="5220" w:hanging="4147"/>
      </w:pPr>
      <w:r w:rsidRPr="0087235F">
        <w:rPr>
          <w:rFonts w:ascii="Courier New" w:hAnsi="Courier New" w:cs="Courier New"/>
          <w:sz w:val="20"/>
          <w:szCs w:val="20"/>
        </w:rPr>
        <w:t>Ctrl-1.fsa</w:t>
      </w:r>
      <w:r w:rsidR="002625C7" w:rsidRPr="0087235F">
        <w:rPr>
          <w:rFonts w:ascii="Courier New" w:hAnsi="Courier New" w:cs="Courier New"/>
          <w:sz w:val="20"/>
          <w:szCs w:val="20"/>
        </w:rPr>
        <w:tab/>
      </w:r>
      <w:r w:rsidR="008F0347" w:rsidRPr="00E004D2">
        <w:t>yes</w:t>
      </w:r>
      <w:r w:rsidR="00E004D2" w:rsidRPr="00E004D2">
        <w:t>, contains ‘ctrl-’</w:t>
      </w:r>
    </w:p>
    <w:p w:rsidR="0008786E" w:rsidRDefault="0008786E" w:rsidP="0008786E">
      <w:pPr>
        <w:pStyle w:val="Spacer"/>
        <w:pPrChange w:id="806" w:author="hoffman" w:date="2009-08-20T12:40:00Z">
          <w:pPr>
            <w:tabs>
              <w:tab w:val="left" w:pos="4680"/>
            </w:tabs>
          </w:pPr>
        </w:pPrChange>
      </w:pPr>
    </w:p>
    <w:p w:rsidR="00D11259" w:rsidRPr="000B2556" w:rsidRDefault="0008786E" w:rsidP="00D11259">
      <w:pPr>
        <w:tabs>
          <w:tab w:val="left" w:pos="4680"/>
        </w:tabs>
        <w:rPr>
          <w:rFonts w:asciiTheme="majorHAnsi" w:hAnsiTheme="majorHAnsi" w:cs="Courier New"/>
          <w:rPrChange w:id="807" w:author="hoffman" w:date="2009-06-10T14:01:00Z">
            <w:rPr>
              <w:rFonts w:asciiTheme="majorHAnsi" w:hAnsiTheme="majorHAnsi" w:cs="Courier New"/>
              <w:sz w:val="20"/>
              <w:szCs w:val="20"/>
            </w:rPr>
          </w:rPrChange>
        </w:rPr>
      </w:pPr>
      <w:r w:rsidRPr="0008786E">
        <w:rPr>
          <w:rPrChange w:id="808" w:author="hoffman" w:date="2009-06-10T14:01:00Z">
            <w:rPr>
              <w:rFonts w:ascii="Courier New" w:hAnsi="Courier New" w:cs="Courier New"/>
              <w:szCs w:val="24"/>
            </w:rPr>
          </w:rPrChange>
        </w:rPr>
        <w:t xml:space="preserve">Please note that string names used in more than one control type can introduce difficulties if extra spaces or </w:t>
      </w:r>
      <w:del w:id="809" w:author="hoffman" w:date="2009-05-18T14:19:00Z">
        <w:r w:rsidRPr="0008786E">
          <w:rPr>
            <w:rPrChange w:id="810" w:author="hoffman" w:date="2009-06-10T14:01:00Z">
              <w:rPr>
                <w:rFonts w:ascii="Courier New" w:hAnsi="Courier New" w:cs="Courier New"/>
                <w:szCs w:val="24"/>
              </w:rPr>
            </w:rPrChange>
          </w:rPr>
          <w:delText xml:space="preserve"> </w:delText>
        </w:r>
      </w:del>
      <w:r w:rsidRPr="0008786E">
        <w:rPr>
          <w:rPrChange w:id="811" w:author="hoffman" w:date="2009-06-10T14:01:00Z">
            <w:rPr>
              <w:rFonts w:ascii="Courier New" w:hAnsi="Courier New" w:cs="Courier New"/>
              <w:szCs w:val="24"/>
            </w:rPr>
          </w:rPrChange>
        </w:rPr>
        <w:t>duplications are introduced</w:t>
      </w:r>
      <w:del w:id="812" w:author="hoffman" w:date="2009-06-10T14:05:00Z">
        <w:r w:rsidRPr="0008786E">
          <w:rPr>
            <w:rPrChange w:id="813" w:author="hoffman" w:date="2009-06-10T14:01:00Z">
              <w:rPr>
                <w:rFonts w:ascii="Courier New" w:hAnsi="Courier New" w:cs="Courier New"/>
                <w:szCs w:val="24"/>
              </w:rPr>
            </w:rPrChange>
          </w:rPr>
          <w:delText xml:space="preserve">.  </w:delText>
        </w:r>
      </w:del>
      <w:ins w:id="814" w:author="hoffman" w:date="2009-06-10T14:05:00Z">
        <w:r w:rsidR="00C5085C">
          <w:t xml:space="preserve">.  </w:t>
        </w:r>
      </w:ins>
      <w:r w:rsidRPr="0008786E">
        <w:rPr>
          <w:rPrChange w:id="815" w:author="hoffman" w:date="2009-06-10T14:01:00Z">
            <w:rPr>
              <w:rFonts w:ascii="Courier New" w:hAnsi="Courier New" w:cs="Courier New"/>
              <w:szCs w:val="24"/>
            </w:rPr>
          </w:rPrChange>
        </w:rPr>
        <w:t>For example, a laboratory string that identifies a negative control as “</w:t>
      </w:r>
      <w:r w:rsidRPr="0008786E">
        <w:rPr>
          <w:rFonts w:ascii="Courier New" w:hAnsi="Courier New" w:cs="Courier New"/>
          <w:rPrChange w:id="816" w:author="hoffman" w:date="2009-06-10T14:01:00Z">
            <w:rPr>
              <w:rFonts w:ascii="Courier New" w:hAnsi="Courier New" w:cs="Courier New"/>
              <w:sz w:val="20"/>
              <w:szCs w:val="20"/>
            </w:rPr>
          </w:rPrChange>
        </w:rPr>
        <w:t>ctl- positive</w:t>
      </w:r>
      <w:ins w:id="817" w:author="hoffman" w:date="2009-08-18T10:44:00Z">
        <w:r w:rsidRPr="0008786E">
          <w:rPr>
            <w:rFonts w:asciiTheme="majorHAnsi" w:hAnsiTheme="majorHAnsi" w:cs="Courier New"/>
            <w:rPrChange w:id="818" w:author="hoffman" w:date="2009-08-18T10:44:00Z">
              <w:rPr>
                <w:rFonts w:ascii="Courier New" w:hAnsi="Courier New" w:cs="Courier New"/>
                <w:szCs w:val="24"/>
              </w:rPr>
            </w:rPrChange>
          </w:rPr>
          <w:t>”</w:t>
        </w:r>
        <w:r w:rsidRPr="0008786E">
          <w:rPr>
            <w:rFonts w:asciiTheme="majorHAnsi" w:hAnsiTheme="majorHAnsi"/>
            <w:rPrChange w:id="819" w:author="hoffman" w:date="2009-08-18T10:44:00Z">
              <w:rPr>
                <w:rFonts w:ascii="Courier New" w:hAnsi="Courier New" w:cs="Courier New"/>
                <w:szCs w:val="24"/>
              </w:rPr>
            </w:rPrChange>
          </w:rPr>
          <w:t xml:space="preserve"> </w:t>
        </w:r>
      </w:ins>
      <w:del w:id="820" w:author="hoffman" w:date="2009-08-18T10:44:00Z">
        <w:r w:rsidRPr="0008786E">
          <w:rPr>
            <w:rFonts w:ascii="Courier New" w:hAnsi="Courier New" w:cs="Courier New"/>
            <w:rPrChange w:id="821" w:author="hoffman" w:date="2009-06-10T14:01:00Z">
              <w:rPr>
                <w:rFonts w:ascii="Courier New" w:hAnsi="Courier New" w:cs="Courier New"/>
                <w:sz w:val="20"/>
                <w:szCs w:val="20"/>
              </w:rPr>
            </w:rPrChange>
          </w:rPr>
          <w:delText xml:space="preserve">” </w:delText>
        </w:r>
      </w:del>
      <w:r w:rsidRPr="0008786E">
        <w:rPr>
          <w:rPrChange w:id="822" w:author="hoffman" w:date="2009-06-10T14:01:00Z">
            <w:rPr>
              <w:rFonts w:ascii="Courier New" w:hAnsi="Courier New" w:cs="Courier New"/>
              <w:sz w:val="20"/>
              <w:szCs w:val="20"/>
            </w:rPr>
          </w:rPrChange>
        </w:rPr>
        <w:t>and a positive control as</w:t>
      </w:r>
      <w:r w:rsidRPr="0008786E">
        <w:rPr>
          <w:rFonts w:cs="Courier New"/>
          <w:rPrChange w:id="823" w:author="hoffman" w:date="2009-06-10T14:01:00Z">
            <w:rPr>
              <w:rFonts w:ascii="Courier New" w:hAnsi="Courier New" w:cs="Courier New"/>
              <w:sz w:val="20"/>
              <w:szCs w:val="20"/>
            </w:rPr>
          </w:rPrChange>
        </w:rPr>
        <w:t xml:space="preserve"> </w:t>
      </w:r>
      <w:ins w:id="824" w:author="hoffman" w:date="2009-08-18T10:43:00Z">
        <w:r w:rsidR="003259AE" w:rsidRPr="00A125CC">
          <w:t>“</w:t>
        </w:r>
      </w:ins>
      <w:proofErr w:type="spellStart"/>
      <w:del w:id="825" w:author="hoffman" w:date="2009-08-18T10:43:00Z">
        <w:r w:rsidRPr="0008786E">
          <w:rPr>
            <w:rFonts w:ascii="Courier New" w:hAnsi="Courier New" w:cs="Courier New"/>
            <w:rPrChange w:id="826" w:author="hoffman" w:date="2009-06-10T14:01:00Z">
              <w:rPr>
                <w:rFonts w:ascii="Courier New" w:hAnsi="Courier New" w:cs="Courier New"/>
                <w:sz w:val="20"/>
                <w:szCs w:val="20"/>
              </w:rPr>
            </w:rPrChange>
          </w:rPr>
          <w:delText>“</w:delText>
        </w:r>
      </w:del>
      <w:r w:rsidRPr="0008786E">
        <w:rPr>
          <w:rFonts w:ascii="Courier New" w:hAnsi="Courier New" w:cs="Courier New"/>
          <w:rPrChange w:id="827" w:author="hoffman" w:date="2009-06-10T14:01:00Z">
            <w:rPr>
              <w:rFonts w:ascii="Courier New" w:hAnsi="Courier New" w:cs="Courier New"/>
              <w:sz w:val="20"/>
              <w:szCs w:val="20"/>
            </w:rPr>
          </w:rPrChange>
        </w:rPr>
        <w:t>ctl</w:t>
      </w:r>
      <w:proofErr w:type="spellEnd"/>
      <w:r w:rsidRPr="0008786E">
        <w:rPr>
          <w:rFonts w:ascii="Courier New" w:hAnsi="Courier New" w:cs="Courier New"/>
          <w:rPrChange w:id="828" w:author="hoffman" w:date="2009-06-10T14:01:00Z">
            <w:rPr>
              <w:rFonts w:ascii="Courier New" w:hAnsi="Courier New" w:cs="Courier New"/>
              <w:sz w:val="20"/>
              <w:szCs w:val="20"/>
            </w:rPr>
          </w:rPrChange>
        </w:rPr>
        <w:t>+ positive</w:t>
      </w:r>
      <w:ins w:id="829" w:author="hoffman" w:date="2009-08-18T10:43:00Z">
        <w:r w:rsidR="003259AE" w:rsidRPr="00A125CC">
          <w:t>”</w:t>
        </w:r>
      </w:ins>
      <w:del w:id="830" w:author="hoffman" w:date="2009-08-18T10:43:00Z">
        <w:r w:rsidRPr="0008786E">
          <w:rPr>
            <w:rFonts w:ascii="Courier New" w:hAnsi="Courier New" w:cs="Courier New"/>
            <w:rPrChange w:id="831" w:author="hoffman" w:date="2009-06-10T14:01:00Z">
              <w:rPr>
                <w:rFonts w:ascii="Courier New" w:hAnsi="Courier New" w:cs="Courier New"/>
                <w:sz w:val="20"/>
                <w:szCs w:val="20"/>
              </w:rPr>
            </w:rPrChange>
          </w:rPr>
          <w:delText>”</w:delText>
        </w:r>
      </w:del>
      <w:r w:rsidRPr="0008786E">
        <w:rPr>
          <w:rFonts w:ascii="Courier New" w:hAnsi="Courier New" w:cs="Courier New"/>
          <w:rPrChange w:id="832" w:author="hoffman" w:date="2009-06-10T14:01:00Z">
            <w:rPr>
              <w:rFonts w:ascii="Courier New" w:hAnsi="Courier New" w:cs="Courier New"/>
              <w:sz w:val="20"/>
              <w:szCs w:val="20"/>
            </w:rPr>
          </w:rPrChange>
        </w:rPr>
        <w:t xml:space="preserve"> </w:t>
      </w:r>
      <w:r w:rsidRPr="0008786E">
        <w:rPr>
          <w:rFonts w:asciiTheme="majorHAnsi" w:hAnsiTheme="majorHAnsi" w:cs="Courier New"/>
          <w:rPrChange w:id="833" w:author="hoffman" w:date="2009-06-10T14:01:00Z">
            <w:rPr>
              <w:rFonts w:asciiTheme="majorHAnsi" w:hAnsiTheme="majorHAnsi" w:cs="Courier New"/>
              <w:sz w:val="20"/>
              <w:szCs w:val="20"/>
            </w:rPr>
          </w:rPrChange>
        </w:rPr>
        <w:t>is ambiguous to OSIRIS</w:t>
      </w:r>
      <w:del w:id="834" w:author="hoffman" w:date="2009-06-10T14:05:00Z">
        <w:r w:rsidRPr="0008786E">
          <w:rPr>
            <w:rFonts w:asciiTheme="majorHAnsi" w:hAnsiTheme="majorHAnsi" w:cs="Courier New"/>
            <w:rPrChange w:id="835" w:author="hoffman" w:date="2009-06-10T14:01:00Z">
              <w:rPr>
                <w:rFonts w:asciiTheme="majorHAnsi" w:hAnsiTheme="majorHAnsi" w:cs="Courier New"/>
                <w:sz w:val="20"/>
                <w:szCs w:val="20"/>
              </w:rPr>
            </w:rPrChange>
          </w:rPr>
          <w:delText xml:space="preserve">.  </w:delText>
        </w:r>
      </w:del>
      <w:ins w:id="836" w:author="hoffman" w:date="2009-06-10T14:05:00Z">
        <w:r w:rsidR="00C5085C">
          <w:rPr>
            <w:rFonts w:asciiTheme="majorHAnsi" w:hAnsiTheme="majorHAnsi" w:cs="Courier New"/>
          </w:rPr>
          <w:t xml:space="preserve">.  </w:t>
        </w:r>
      </w:ins>
      <w:r w:rsidRPr="0008786E">
        <w:rPr>
          <w:rFonts w:asciiTheme="majorHAnsi" w:hAnsiTheme="majorHAnsi" w:cs="Courier New"/>
          <w:rPrChange w:id="837" w:author="hoffman" w:date="2009-06-10T14:01:00Z">
            <w:rPr>
              <w:rFonts w:asciiTheme="majorHAnsi" w:hAnsiTheme="majorHAnsi" w:cs="Courier New"/>
              <w:sz w:val="20"/>
              <w:szCs w:val="20"/>
            </w:rPr>
          </w:rPrChange>
        </w:rPr>
        <w:t>If this occurs, try shortening your string name cue in the OSIRIS naming box (</w:t>
      </w:r>
      <w:r w:rsidRPr="0008786E">
        <w:rPr>
          <w:rFonts w:asciiTheme="majorHAnsi" w:hAnsiTheme="majorHAnsi" w:cs="Courier New"/>
          <w:i/>
          <w:rPrChange w:id="838" w:author="hoffman" w:date="2009-06-10T14:01:00Z">
            <w:rPr>
              <w:rFonts w:asciiTheme="majorHAnsi" w:hAnsiTheme="majorHAnsi" w:cs="Courier New"/>
              <w:sz w:val="20"/>
              <w:szCs w:val="20"/>
            </w:rPr>
          </w:rPrChange>
        </w:rPr>
        <w:t>e</w:t>
      </w:r>
      <w:ins w:id="839" w:author="hoffman" w:date="2009-05-19T14:19:00Z">
        <w:r w:rsidRPr="0008786E">
          <w:rPr>
            <w:rFonts w:asciiTheme="majorHAnsi" w:hAnsiTheme="majorHAnsi" w:cs="Courier New"/>
            <w:i/>
            <w:rPrChange w:id="840" w:author="hoffman" w:date="2009-06-10T14:01:00Z">
              <w:rPr>
                <w:rFonts w:asciiTheme="majorHAnsi" w:hAnsiTheme="majorHAnsi" w:cs="Courier New"/>
                <w:sz w:val="20"/>
                <w:szCs w:val="20"/>
              </w:rPr>
            </w:rPrChange>
          </w:rPr>
          <w:t>.</w:t>
        </w:r>
      </w:ins>
      <w:r w:rsidRPr="0008786E">
        <w:rPr>
          <w:rFonts w:asciiTheme="majorHAnsi" w:hAnsiTheme="majorHAnsi" w:cs="Courier New"/>
          <w:i/>
          <w:rPrChange w:id="841" w:author="hoffman" w:date="2009-06-10T14:01:00Z">
            <w:rPr>
              <w:rFonts w:asciiTheme="majorHAnsi" w:hAnsiTheme="majorHAnsi" w:cs="Courier New"/>
              <w:sz w:val="20"/>
              <w:szCs w:val="20"/>
            </w:rPr>
          </w:rPrChange>
        </w:rPr>
        <w:t>g</w:t>
      </w:r>
      <w:ins w:id="842" w:author="hoffman" w:date="2009-05-19T14:19:00Z">
        <w:r w:rsidRPr="0008786E">
          <w:rPr>
            <w:rFonts w:asciiTheme="majorHAnsi" w:hAnsiTheme="majorHAnsi" w:cs="Courier New"/>
            <w:i/>
            <w:rPrChange w:id="843" w:author="hoffman" w:date="2009-06-10T14:01:00Z">
              <w:rPr>
                <w:rFonts w:asciiTheme="majorHAnsi" w:hAnsiTheme="majorHAnsi" w:cs="Courier New"/>
                <w:sz w:val="20"/>
                <w:szCs w:val="20"/>
              </w:rPr>
            </w:rPrChange>
          </w:rPr>
          <w:t>.</w:t>
        </w:r>
      </w:ins>
      <w:r w:rsidRPr="0008786E">
        <w:rPr>
          <w:rFonts w:asciiTheme="majorHAnsi" w:hAnsiTheme="majorHAnsi" w:cs="Courier New"/>
          <w:rPrChange w:id="844" w:author="hoffman" w:date="2009-06-10T14:01:00Z">
            <w:rPr>
              <w:rFonts w:asciiTheme="majorHAnsi" w:hAnsiTheme="majorHAnsi" w:cs="Courier New"/>
              <w:sz w:val="20"/>
              <w:szCs w:val="20"/>
            </w:rPr>
          </w:rPrChange>
        </w:rPr>
        <w:t>: just</w:t>
      </w:r>
      <w:del w:id="845" w:author="hoffman" w:date="2009-05-19T14:19:00Z">
        <w:r w:rsidRPr="0008786E">
          <w:rPr>
            <w:rFonts w:asciiTheme="majorHAnsi" w:hAnsiTheme="majorHAnsi" w:cs="Courier New"/>
            <w:rPrChange w:id="846" w:author="hoffman" w:date="2009-06-10T14:01:00Z">
              <w:rPr>
                <w:rFonts w:asciiTheme="majorHAnsi" w:hAnsiTheme="majorHAnsi" w:cs="Courier New"/>
                <w:sz w:val="20"/>
                <w:szCs w:val="20"/>
              </w:rPr>
            </w:rPrChange>
          </w:rPr>
          <w:delText xml:space="preserve"> </w:delText>
        </w:r>
      </w:del>
      <w:r w:rsidRPr="0008786E">
        <w:rPr>
          <w:rFonts w:asciiTheme="majorHAnsi" w:hAnsiTheme="majorHAnsi" w:cs="Courier New"/>
          <w:rPrChange w:id="847" w:author="hoffman" w:date="2009-06-10T14:01:00Z">
            <w:rPr>
              <w:rFonts w:asciiTheme="majorHAnsi" w:hAnsiTheme="majorHAnsi" w:cs="Courier New"/>
              <w:sz w:val="20"/>
              <w:szCs w:val="20"/>
            </w:rPr>
          </w:rPrChange>
        </w:rPr>
        <w:t xml:space="preserve"> </w:t>
      </w:r>
      <w:r w:rsidRPr="0008786E">
        <w:rPr>
          <w:rPrChange w:id="848" w:author="hoffman" w:date="2009-06-10T14:01:00Z">
            <w:rPr>
              <w:rFonts w:ascii="Courier New" w:hAnsi="Courier New" w:cs="Courier New"/>
              <w:sz w:val="20"/>
              <w:szCs w:val="20"/>
            </w:rPr>
          </w:rPrChange>
        </w:rPr>
        <w:t>“</w:t>
      </w:r>
      <w:r w:rsidRPr="0008786E">
        <w:rPr>
          <w:rFonts w:ascii="Courier New" w:hAnsi="Courier New" w:cs="Courier New"/>
          <w:rPrChange w:id="849" w:author="hoffman" w:date="2009-06-10T14:01:00Z">
            <w:rPr>
              <w:rFonts w:ascii="Courier New" w:hAnsi="Courier New" w:cs="Courier New"/>
              <w:sz w:val="20"/>
              <w:szCs w:val="20"/>
            </w:rPr>
          </w:rPrChange>
        </w:rPr>
        <w:t>ctl+</w:t>
      </w:r>
      <w:r w:rsidRPr="0008786E">
        <w:rPr>
          <w:rPrChange w:id="850" w:author="hoffman" w:date="2009-06-10T14:01:00Z">
            <w:rPr>
              <w:rFonts w:ascii="Courier New" w:hAnsi="Courier New" w:cs="Courier New"/>
              <w:sz w:val="20"/>
              <w:szCs w:val="20"/>
            </w:rPr>
          </w:rPrChange>
        </w:rPr>
        <w:t>”</w:t>
      </w:r>
      <w:r w:rsidRPr="0008786E">
        <w:rPr>
          <w:rFonts w:ascii="Courier New" w:hAnsi="Courier New" w:cs="Courier New"/>
          <w:rPrChange w:id="851" w:author="hoffman" w:date="2009-06-10T14:01:00Z">
            <w:rPr>
              <w:rFonts w:ascii="Courier New" w:hAnsi="Courier New" w:cs="Courier New"/>
              <w:sz w:val="20"/>
              <w:szCs w:val="20"/>
            </w:rPr>
          </w:rPrChange>
        </w:rPr>
        <w:t xml:space="preserve"> </w:t>
      </w:r>
      <w:r w:rsidRPr="0008786E">
        <w:rPr>
          <w:rFonts w:asciiTheme="majorHAnsi" w:hAnsiTheme="majorHAnsi" w:cs="Courier New"/>
          <w:rPrChange w:id="852" w:author="hoffman" w:date="2009-06-10T14:01:00Z">
            <w:rPr>
              <w:rFonts w:asciiTheme="majorHAnsi" w:hAnsiTheme="majorHAnsi" w:cs="Courier New"/>
              <w:sz w:val="20"/>
              <w:szCs w:val="20"/>
            </w:rPr>
          </w:rPrChange>
        </w:rPr>
        <w:t>and</w:t>
      </w:r>
      <w:r w:rsidRPr="0008786E">
        <w:rPr>
          <w:rFonts w:ascii="Courier New" w:hAnsi="Courier New" w:cs="Courier New"/>
          <w:rPrChange w:id="853" w:author="hoffman" w:date="2009-06-10T14:01:00Z">
            <w:rPr>
              <w:rFonts w:ascii="Courier New" w:hAnsi="Courier New" w:cs="Courier New"/>
              <w:sz w:val="20"/>
              <w:szCs w:val="20"/>
            </w:rPr>
          </w:rPrChange>
        </w:rPr>
        <w:t xml:space="preserve"> </w:t>
      </w:r>
      <w:ins w:id="854" w:author="hoffman" w:date="2009-06-10T13:53:00Z">
        <w:r w:rsidRPr="0008786E">
          <w:rPr>
            <w:rPrChange w:id="855" w:author="hoffman" w:date="2009-06-10T14:01:00Z">
              <w:rPr>
                <w:rFonts w:ascii="Courier New" w:hAnsi="Courier New" w:cs="Courier New"/>
                <w:szCs w:val="24"/>
              </w:rPr>
            </w:rPrChange>
          </w:rPr>
          <w:t>“</w:t>
        </w:r>
      </w:ins>
      <w:del w:id="856" w:author="hoffman" w:date="2009-06-10T13:53:00Z">
        <w:r w:rsidRPr="0008786E">
          <w:rPr>
            <w:rPrChange w:id="857" w:author="hoffman" w:date="2009-06-10T14:01:00Z">
              <w:rPr>
                <w:rFonts w:ascii="Courier New" w:hAnsi="Courier New" w:cs="Courier New"/>
                <w:szCs w:val="24"/>
              </w:rPr>
            </w:rPrChange>
          </w:rPr>
          <w:delText>“</w:delText>
        </w:r>
      </w:del>
      <w:r w:rsidRPr="0008786E">
        <w:rPr>
          <w:rFonts w:ascii="Courier New" w:hAnsi="Courier New" w:cs="Courier New"/>
          <w:rPrChange w:id="858" w:author="hoffman" w:date="2009-06-10T14:01:00Z">
            <w:rPr>
              <w:rFonts w:ascii="Courier New" w:hAnsi="Courier New" w:cs="Courier New"/>
              <w:sz w:val="20"/>
              <w:szCs w:val="20"/>
            </w:rPr>
          </w:rPrChange>
        </w:rPr>
        <w:t>ctl-</w:t>
      </w:r>
      <w:ins w:id="859" w:author="hoffman" w:date="2009-06-10T13:53:00Z">
        <w:r w:rsidRPr="0008786E">
          <w:rPr>
            <w:rPrChange w:id="860" w:author="hoffman" w:date="2009-06-10T14:01:00Z">
              <w:rPr>
                <w:rFonts w:ascii="Courier New" w:hAnsi="Courier New" w:cs="Courier New"/>
                <w:sz w:val="20"/>
                <w:szCs w:val="20"/>
              </w:rPr>
            </w:rPrChange>
          </w:rPr>
          <w:t>”</w:t>
        </w:r>
      </w:ins>
      <w:del w:id="861" w:author="hoffman" w:date="2009-06-10T13:53:00Z">
        <w:r w:rsidRPr="0008786E">
          <w:rPr>
            <w:rPrChange w:id="862" w:author="hoffman" w:date="2009-06-10T14:01:00Z">
              <w:rPr>
                <w:rFonts w:ascii="Courier New" w:hAnsi="Courier New" w:cs="Courier New"/>
                <w:sz w:val="20"/>
                <w:szCs w:val="20"/>
              </w:rPr>
            </w:rPrChange>
          </w:rPr>
          <w:delText>“</w:delText>
        </w:r>
      </w:del>
      <w:r w:rsidRPr="0008786E">
        <w:rPr>
          <w:rPrChange w:id="863" w:author="hoffman" w:date="2009-06-10T14:01:00Z">
            <w:rPr>
              <w:rFonts w:ascii="Courier New" w:hAnsi="Courier New" w:cs="Courier New"/>
              <w:sz w:val="20"/>
              <w:szCs w:val="20"/>
            </w:rPr>
          </w:rPrChange>
        </w:rPr>
        <w:t>,</w:t>
      </w:r>
      <w:r w:rsidRPr="0008786E">
        <w:rPr>
          <w:rFonts w:ascii="Courier New" w:hAnsi="Courier New" w:cs="Courier New"/>
          <w:rPrChange w:id="864" w:author="hoffman" w:date="2009-06-10T14:01:00Z">
            <w:rPr>
              <w:rFonts w:ascii="Courier New" w:hAnsi="Courier New" w:cs="Courier New"/>
              <w:sz w:val="20"/>
              <w:szCs w:val="20"/>
            </w:rPr>
          </w:rPrChange>
        </w:rPr>
        <w:t xml:space="preserve"> </w:t>
      </w:r>
      <w:r w:rsidRPr="0008786E">
        <w:rPr>
          <w:rFonts w:asciiTheme="majorHAnsi" w:hAnsiTheme="majorHAnsi" w:cs="Courier New"/>
          <w:rPrChange w:id="865" w:author="hoffman" w:date="2009-06-10T14:01:00Z">
            <w:rPr>
              <w:rFonts w:asciiTheme="majorHAnsi" w:hAnsiTheme="majorHAnsi" w:cs="Courier New"/>
              <w:sz w:val="20"/>
              <w:szCs w:val="20"/>
            </w:rPr>
          </w:rPrChange>
        </w:rPr>
        <w:t>or omitting the space between the</w:t>
      </w:r>
      <w:r w:rsidRPr="0008786E">
        <w:rPr>
          <w:rFonts w:ascii="Courier New" w:hAnsi="Courier New" w:cs="Courier New"/>
          <w:rPrChange w:id="866" w:author="hoffman" w:date="2009-06-10T14:01:00Z">
            <w:rPr>
              <w:rFonts w:ascii="Courier New" w:hAnsi="Courier New" w:cs="Courier New"/>
              <w:sz w:val="20"/>
              <w:szCs w:val="20"/>
            </w:rPr>
          </w:rPrChange>
        </w:rPr>
        <w:t xml:space="preserve"> </w:t>
      </w:r>
      <w:r w:rsidRPr="0008786E">
        <w:rPr>
          <w:rPrChange w:id="867" w:author="hoffman" w:date="2009-06-10T14:01:00Z">
            <w:rPr>
              <w:rFonts w:ascii="Courier New" w:hAnsi="Courier New" w:cs="Courier New"/>
              <w:szCs w:val="24"/>
            </w:rPr>
          </w:rPrChange>
        </w:rPr>
        <w:t>“</w:t>
      </w:r>
      <w:r w:rsidRPr="0008786E">
        <w:rPr>
          <w:rFonts w:ascii="Courier New" w:hAnsi="Courier New" w:cs="Courier New"/>
          <w:rPrChange w:id="868" w:author="hoffman" w:date="2009-06-10T14:01:00Z">
            <w:rPr>
              <w:rFonts w:ascii="Courier New" w:hAnsi="Courier New" w:cs="Courier New"/>
              <w:sz w:val="20"/>
              <w:szCs w:val="20"/>
            </w:rPr>
          </w:rPrChange>
        </w:rPr>
        <w:t>ctl-/+</w:t>
      </w:r>
      <w:r w:rsidRPr="0008786E">
        <w:rPr>
          <w:rPrChange w:id="869" w:author="hoffman" w:date="2009-06-10T14:01:00Z">
            <w:rPr>
              <w:rFonts w:ascii="Courier New" w:hAnsi="Courier New" w:cs="Courier New"/>
              <w:sz w:val="20"/>
              <w:szCs w:val="20"/>
            </w:rPr>
          </w:rPrChange>
        </w:rPr>
        <w:t>”</w:t>
      </w:r>
      <w:r w:rsidRPr="0008786E">
        <w:rPr>
          <w:rFonts w:ascii="Courier New" w:hAnsi="Courier New" w:cs="Courier New"/>
          <w:rPrChange w:id="870" w:author="hoffman" w:date="2009-06-10T14:01:00Z">
            <w:rPr>
              <w:rFonts w:ascii="Courier New" w:hAnsi="Courier New" w:cs="Courier New"/>
              <w:sz w:val="20"/>
              <w:szCs w:val="20"/>
            </w:rPr>
          </w:rPrChange>
        </w:rPr>
        <w:t xml:space="preserve"> </w:t>
      </w:r>
      <w:r w:rsidRPr="0008786E">
        <w:rPr>
          <w:rFonts w:asciiTheme="majorHAnsi" w:hAnsiTheme="majorHAnsi" w:cs="Courier New"/>
          <w:rPrChange w:id="871" w:author="hoffman" w:date="2009-06-10T14:01:00Z">
            <w:rPr>
              <w:rFonts w:asciiTheme="majorHAnsi" w:hAnsiTheme="majorHAnsi" w:cs="Courier New"/>
              <w:sz w:val="20"/>
              <w:szCs w:val="20"/>
            </w:rPr>
          </w:rPrChange>
        </w:rPr>
        <w:t>and the word</w:t>
      </w:r>
      <w:r w:rsidRPr="0008786E">
        <w:rPr>
          <w:rFonts w:ascii="Courier New" w:hAnsi="Courier New" w:cs="Courier New"/>
          <w:rPrChange w:id="872" w:author="hoffman" w:date="2009-06-10T14:01:00Z">
            <w:rPr>
              <w:rFonts w:ascii="Courier New" w:hAnsi="Courier New" w:cs="Courier New"/>
              <w:sz w:val="20"/>
              <w:szCs w:val="20"/>
            </w:rPr>
          </w:rPrChange>
        </w:rPr>
        <w:t xml:space="preserve"> </w:t>
      </w:r>
      <w:r w:rsidRPr="0008786E">
        <w:rPr>
          <w:rPrChange w:id="873" w:author="hoffman" w:date="2009-06-10T14:01:00Z">
            <w:rPr>
              <w:rFonts w:ascii="Courier New" w:hAnsi="Courier New" w:cs="Courier New"/>
              <w:sz w:val="20"/>
              <w:szCs w:val="20"/>
            </w:rPr>
          </w:rPrChange>
        </w:rPr>
        <w:t>“</w:t>
      </w:r>
      <w:r w:rsidRPr="0008786E">
        <w:rPr>
          <w:rFonts w:ascii="Courier New" w:hAnsi="Courier New" w:cs="Courier New"/>
          <w:rPrChange w:id="874" w:author="hoffman" w:date="2009-06-10T14:01:00Z">
            <w:rPr>
              <w:rFonts w:ascii="Courier New" w:hAnsi="Courier New" w:cs="Courier New"/>
              <w:sz w:val="20"/>
              <w:szCs w:val="20"/>
            </w:rPr>
          </w:rPrChange>
        </w:rPr>
        <w:t>positive</w:t>
      </w:r>
      <w:r w:rsidRPr="0008786E">
        <w:rPr>
          <w:rPrChange w:id="875" w:author="hoffman" w:date="2009-06-10T14:01:00Z">
            <w:rPr>
              <w:rFonts w:ascii="Courier New" w:hAnsi="Courier New" w:cs="Courier New"/>
              <w:sz w:val="20"/>
              <w:szCs w:val="20"/>
            </w:rPr>
          </w:rPrChange>
        </w:rPr>
        <w:t>”</w:t>
      </w:r>
      <w:r w:rsidRPr="0008786E">
        <w:rPr>
          <w:rFonts w:ascii="Courier New" w:hAnsi="Courier New" w:cs="Courier New"/>
          <w:rPrChange w:id="876" w:author="hoffman" w:date="2009-06-10T14:01:00Z">
            <w:rPr>
              <w:rFonts w:ascii="Courier New" w:hAnsi="Courier New" w:cs="Courier New"/>
              <w:sz w:val="20"/>
              <w:szCs w:val="20"/>
            </w:rPr>
          </w:rPrChange>
        </w:rPr>
        <w:t xml:space="preserve"> </w:t>
      </w:r>
      <w:r w:rsidRPr="0008786E">
        <w:rPr>
          <w:rFonts w:asciiTheme="majorHAnsi" w:hAnsiTheme="majorHAnsi" w:cs="Courier New"/>
          <w:rPrChange w:id="877" w:author="hoffman" w:date="2009-06-10T14:01:00Z">
            <w:rPr>
              <w:rFonts w:asciiTheme="majorHAnsi" w:hAnsiTheme="majorHAnsi" w:cs="Courier New"/>
              <w:sz w:val="20"/>
              <w:szCs w:val="20"/>
            </w:rPr>
          </w:rPrChange>
        </w:rPr>
        <w:t>to disambiguate the samples for the program</w:t>
      </w:r>
      <w:del w:id="878" w:author="hoffman" w:date="2009-06-10T14:05:00Z">
        <w:r w:rsidRPr="0008786E">
          <w:rPr>
            <w:rFonts w:asciiTheme="majorHAnsi" w:hAnsiTheme="majorHAnsi" w:cs="Courier New"/>
            <w:rPrChange w:id="879" w:author="hoffman" w:date="2009-06-10T14:01:00Z">
              <w:rPr>
                <w:rFonts w:asciiTheme="majorHAnsi" w:hAnsiTheme="majorHAnsi" w:cs="Courier New"/>
                <w:sz w:val="20"/>
                <w:szCs w:val="20"/>
              </w:rPr>
            </w:rPrChange>
          </w:rPr>
          <w:delText xml:space="preserve">. </w:delText>
        </w:r>
      </w:del>
      <w:ins w:id="880" w:author="hoffman" w:date="2009-06-10T14:05:00Z">
        <w:r w:rsidR="00C5085C">
          <w:rPr>
            <w:rFonts w:asciiTheme="majorHAnsi" w:hAnsiTheme="majorHAnsi" w:cs="Courier New"/>
          </w:rPr>
          <w:t xml:space="preserve">.  </w:t>
        </w:r>
      </w:ins>
    </w:p>
    <w:p w:rsidR="00485300" w:rsidRPr="00485300" w:rsidRDefault="00485300" w:rsidP="00632CAB">
      <w:pPr>
        <w:pStyle w:val="Spacer"/>
      </w:pPr>
    </w:p>
    <w:p w:rsidR="002625C7" w:rsidRDefault="002625C7" w:rsidP="002625C7">
      <w:pPr>
        <w:pStyle w:val="Heading2"/>
      </w:pPr>
      <w:bookmarkStart w:id="881" w:name="_Toc246754588"/>
      <w:r>
        <w:t>Thresholds</w:t>
      </w:r>
      <w:bookmarkEnd w:id="881"/>
    </w:p>
    <w:p w:rsidR="00632CAB" w:rsidRDefault="006F47C7" w:rsidP="00632CAB">
      <w:pPr>
        <w:rPr>
          <w:ins w:id="882" w:author="hoffman" w:date="2009-08-20T12:40:00Z"/>
        </w:rPr>
      </w:pPr>
      <w:r>
        <w:t>The “</w:t>
      </w:r>
      <w:r w:rsidRPr="008E0634">
        <w:rPr>
          <w:rStyle w:val="NormalFixedChar"/>
        </w:rPr>
        <w:t>Thresholds</w:t>
      </w:r>
      <w:r>
        <w:t xml:space="preserve">” </w:t>
      </w:r>
      <w:r w:rsidR="00632CAB">
        <w:t xml:space="preserve">section is used for setting </w:t>
      </w:r>
      <w:r w:rsidR="00485300">
        <w:t>maxima and minima for a number of thresholds</w:t>
      </w:r>
      <w:del w:id="883" w:author="hoffman" w:date="2009-06-10T14:05:00Z">
        <w:r w:rsidR="00485300" w:rsidDel="00C5085C">
          <w:delText xml:space="preserve">. </w:delText>
        </w:r>
      </w:del>
      <w:ins w:id="884" w:author="hoffman" w:date="2009-06-10T14:05:00Z">
        <w:r w:rsidR="00C5085C">
          <w:t xml:space="preserve">.  </w:t>
        </w:r>
      </w:ins>
      <w:r w:rsidR="00D96D85">
        <w:t>As shown below t</w:t>
      </w:r>
      <w:r>
        <w:t>here are four threshold sections: Ladder, Internal Lane Standar</w:t>
      </w:r>
      <w:r w:rsidR="00D96D85">
        <w:t>d, Sample, and Other Thresholds.</w:t>
      </w:r>
    </w:p>
    <w:p w:rsidR="0008786E" w:rsidRDefault="0008786E" w:rsidP="0008786E">
      <w:pPr>
        <w:pStyle w:val="Spacer"/>
        <w:pPrChange w:id="885" w:author="hoffman" w:date="2009-08-20T12:40:00Z">
          <w:pPr/>
        </w:pPrChange>
      </w:pPr>
    </w:p>
    <w:p w:rsidR="00632CAB" w:rsidDel="00096771" w:rsidRDefault="00632CAB" w:rsidP="00632CAB">
      <w:pPr>
        <w:rPr>
          <w:del w:id="886" w:author="hoffman" w:date="2009-08-20T12:40:00Z"/>
        </w:rPr>
      </w:pPr>
    </w:p>
    <w:p w:rsidR="002625C7" w:rsidRDefault="006F47C7" w:rsidP="00632CAB">
      <w:pPr>
        <w:jc w:val="center"/>
      </w:pPr>
      <w:r>
        <w:rPr>
          <w:noProof/>
        </w:rPr>
        <w:drawing>
          <wp:inline distT="0" distB="0" distL="0" distR="0">
            <wp:extent cx="2531994" cy="2243539"/>
            <wp:effectExtent l="19050" t="0" r="1656" b="0"/>
            <wp:docPr id="14" name="Picture 5" descr="E:\Users\hoffman\DEV\internal\osiris\docs\ScreenShots-1.2\080-Lab-Settings-Threshold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hoffman\DEV\internal\osiris\docs\ScreenShots-1.2\080-Lab-Settings-ThresholdTypes.PNG"/>
                    <pic:cNvPicPr>
                      <a:picLocks noChangeAspect="1" noChangeArrowheads="1"/>
                    </pic:cNvPicPr>
                  </pic:nvPicPr>
                  <pic:blipFill>
                    <a:blip r:embed="rId33" cstate="print"/>
                    <a:stretch>
                      <a:fillRect/>
                    </a:stretch>
                  </pic:blipFill>
                  <pic:spPr bwMode="auto">
                    <a:xfrm>
                      <a:off x="0" y="0"/>
                      <a:ext cx="2533535" cy="2244905"/>
                    </a:xfrm>
                    <a:prstGeom prst="rect">
                      <a:avLst/>
                    </a:prstGeom>
                    <a:noFill/>
                    <a:ln w="9525">
                      <a:noFill/>
                      <a:miter lim="800000"/>
                      <a:headEnd/>
                      <a:tailEnd/>
                    </a:ln>
                  </pic:spPr>
                </pic:pic>
              </a:graphicData>
            </a:graphic>
          </wp:inline>
        </w:drawing>
      </w:r>
    </w:p>
    <w:p w:rsidR="00C22E13" w:rsidDel="00B253CD" w:rsidRDefault="00C22E13" w:rsidP="006F47C7">
      <w:pPr>
        <w:rPr>
          <w:del w:id="887" w:author="hoffman" w:date="2009-05-18T14:21:00Z"/>
        </w:rPr>
      </w:pPr>
    </w:p>
    <w:p w:rsidR="00C22E13" w:rsidRDefault="0008786E" w:rsidP="006F47C7">
      <w:r>
        <w:rPr>
          <w:noProof/>
        </w:rPr>
        <w:pict>
          <v:shapetype id="_x0000_t32" coordsize="21600,21600" o:spt="32" o:oned="t" path="m,l21600,21600e" filled="f">
            <v:path arrowok="t" fillok="f" o:connecttype="none"/>
            <o:lock v:ext="edit" shapetype="t"/>
          </v:shapetype>
          <v:shape id="_x0000_s1027" type="#_x0000_t32" style="position:absolute;margin-left:129.75pt;margin-top:50.95pt;width:56.35pt;height:104.6pt;z-index:251658240" o:connectortype="straight" strokecolor="black [3213]">
            <v:stroke dashstyle="1 1" endarrow="block" endcap="round"/>
          </v:shape>
        </w:pict>
      </w:r>
      <w:r w:rsidR="006F47C7">
        <w:t>The image below shows the available parameters for “</w:t>
      </w:r>
      <w:r w:rsidR="006F47C7" w:rsidRPr="008E0634">
        <w:rPr>
          <w:rStyle w:val="NormalFixedChar"/>
        </w:rPr>
        <w:t>Sample</w:t>
      </w:r>
      <w:r w:rsidR="00485300">
        <w:t>” thresholds</w:t>
      </w:r>
      <w:del w:id="888" w:author="hoffman" w:date="2009-06-10T14:05:00Z">
        <w:r w:rsidR="00485300" w:rsidDel="00C5085C">
          <w:delText xml:space="preserve">.  </w:delText>
        </w:r>
      </w:del>
      <w:ins w:id="889" w:author="hoffman" w:date="2009-06-10T14:05:00Z">
        <w:r w:rsidR="00C5085C">
          <w:t xml:space="preserve">.  </w:t>
        </w:r>
      </w:ins>
      <w:r w:rsidR="00485300">
        <w:t xml:space="preserve">The </w:t>
      </w:r>
      <w:r w:rsidR="006F47C7">
        <w:t>parameters are the same for Internal Lane Standard and Ladder with the exception of the “</w:t>
      </w:r>
      <w:r w:rsidR="00C22E13" w:rsidRPr="008E0634">
        <w:rPr>
          <w:rStyle w:val="NormalFixedChar"/>
        </w:rPr>
        <w:t>Pullup fractional filter</w:t>
      </w:r>
      <w:r w:rsidR="00485300">
        <w:t xml:space="preserve">” which can only be applied to </w:t>
      </w:r>
      <w:r w:rsidR="00C22E13">
        <w:t>“</w:t>
      </w:r>
      <w:r w:rsidR="00C22E13" w:rsidRPr="008E0634">
        <w:rPr>
          <w:rStyle w:val="NormalFixedChar"/>
        </w:rPr>
        <w:t>Sample</w:t>
      </w:r>
      <w:r w:rsidR="00C22E13">
        <w:t>” thresholds</w:t>
      </w:r>
      <w:del w:id="890" w:author="hoffman" w:date="2009-06-10T14:05:00Z">
        <w:r w:rsidR="00C22E13" w:rsidDel="00C5085C">
          <w:delText xml:space="preserve">.  </w:delText>
        </w:r>
      </w:del>
      <w:ins w:id="891" w:author="hoffman" w:date="2009-06-10T14:05:00Z">
        <w:r w:rsidR="00C5085C">
          <w:t xml:space="preserve">.  </w:t>
        </w:r>
      </w:ins>
      <w:r w:rsidR="00485300">
        <w:t>There is also</w:t>
      </w:r>
      <w:r w:rsidR="00C22E13">
        <w:t xml:space="preserve"> a checkbox labeled “</w:t>
      </w:r>
      <w:r w:rsidR="00C22E13" w:rsidRPr="008E0634">
        <w:rPr>
          <w:rStyle w:val="NormalFixedChar"/>
        </w:rPr>
        <w:t>Allow User to Override</w:t>
      </w:r>
      <w:r w:rsidR="00C22E13">
        <w:t xml:space="preserve">.”  If this is not checked, </w:t>
      </w:r>
      <w:r w:rsidR="00485300">
        <w:t xml:space="preserve">the analyst cannot </w:t>
      </w:r>
      <w:del w:id="892" w:author="hoffman" w:date="2009-05-18T14:22:00Z">
        <w:r w:rsidR="00485300" w:rsidDel="00B253CD">
          <w:delText xml:space="preserve">use </w:delText>
        </w:r>
      </w:del>
      <w:del w:id="893" w:author="hoffman" w:date="2009-05-19T14:19:00Z">
        <w:r w:rsidR="00485300" w:rsidDel="00693A20">
          <w:delText>the</w:delText>
        </w:r>
      </w:del>
      <w:ins w:id="894" w:author="hoffman" w:date="2009-05-19T14:19:00Z">
        <w:r w:rsidR="00693A20">
          <w:t>modify the</w:t>
        </w:r>
      </w:ins>
      <w:r w:rsidR="00485300">
        <w:t xml:space="preserve"> minimum RFU parameter</w:t>
      </w:r>
      <w:ins w:id="895" w:author="hoffman" w:date="2009-05-18T14:22:00Z">
        <w:r w:rsidR="00B253CD">
          <w:t>s</w:t>
        </w:r>
      </w:ins>
      <w:r w:rsidR="00485300">
        <w:t xml:space="preserve"> </w:t>
      </w:r>
      <w:del w:id="896" w:author="hoffman" w:date="2009-05-18T14:23:00Z">
        <w:r w:rsidR="00485300" w:rsidDel="00B253CD">
          <w:delText xml:space="preserve">box provided </w:delText>
        </w:r>
      </w:del>
      <w:r w:rsidR="00485300">
        <w:t>with each analysis and will only be able to review the sample under the minimum RFU set in the lab settings.</w:t>
      </w:r>
      <w:del w:id="897" w:author="hoffman" w:date="2009-05-18T14:24:00Z">
        <w:r w:rsidR="00485300" w:rsidDel="00B253CD">
          <w:delText xml:space="preserve">  </w:delText>
        </w:r>
      </w:del>
    </w:p>
    <w:p w:rsidR="00485300" w:rsidRDefault="00485300" w:rsidP="006F47C7"/>
    <w:p w:rsidR="006F47C7" w:rsidRDefault="006F47C7" w:rsidP="006F47C7">
      <w:pPr>
        <w:pStyle w:val="ImageCentered"/>
      </w:pPr>
      <w:r>
        <w:rPr>
          <w:noProof/>
        </w:rPr>
        <w:drawing>
          <wp:inline distT="0" distB="0" distL="0" distR="0">
            <wp:extent cx="2719686" cy="2409849"/>
            <wp:effectExtent l="19050" t="0" r="4464" b="0"/>
            <wp:docPr id="15" name="Picture 6" descr="E:\Users\hoffman\DEV\internal\osiris\docs\ScreenShots-1.2\090-Lab-Settings-Threshold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hoffman\DEV\internal\osiris\docs\ScreenShots-1.2\090-Lab-Settings-ThresholdSample.PNG"/>
                    <pic:cNvPicPr>
                      <a:picLocks noChangeAspect="1" noChangeArrowheads="1"/>
                    </pic:cNvPicPr>
                  </pic:nvPicPr>
                  <pic:blipFill>
                    <a:blip r:embed="rId34" cstate="print"/>
                    <a:stretch>
                      <a:fillRect/>
                    </a:stretch>
                  </pic:blipFill>
                  <pic:spPr bwMode="auto">
                    <a:xfrm>
                      <a:off x="0" y="0"/>
                      <a:ext cx="2719686" cy="2409849"/>
                    </a:xfrm>
                    <a:prstGeom prst="rect">
                      <a:avLst/>
                    </a:prstGeom>
                    <a:noFill/>
                    <a:ln w="9525">
                      <a:noFill/>
                      <a:miter lim="800000"/>
                      <a:headEnd/>
                      <a:tailEnd/>
                    </a:ln>
                  </pic:spPr>
                </pic:pic>
              </a:graphicData>
            </a:graphic>
          </wp:inline>
        </w:drawing>
      </w:r>
    </w:p>
    <w:p w:rsidR="0054066D" w:rsidDel="00B253CD" w:rsidRDefault="0054066D" w:rsidP="006F47C7">
      <w:pPr>
        <w:pStyle w:val="ImageCentered"/>
        <w:rPr>
          <w:del w:id="898" w:author="hoffman" w:date="2009-05-18T14:24:00Z"/>
        </w:rPr>
      </w:pPr>
    </w:p>
    <w:p w:rsidR="0008786E" w:rsidRDefault="0008786E" w:rsidP="0008786E">
      <w:pPr>
        <w:pStyle w:val="ImageCentered"/>
        <w:jc w:val="left"/>
        <w:pPrChange w:id="899" w:author="hoffman" w:date="2009-05-18T14:24:00Z">
          <w:pPr>
            <w:pStyle w:val="ImageCentered"/>
          </w:pPr>
        </w:pPrChange>
      </w:pPr>
    </w:p>
    <w:p w:rsidR="0054066D" w:rsidRDefault="0054066D" w:rsidP="0054066D">
      <w:r>
        <w:t>The</w:t>
      </w:r>
      <w:r w:rsidR="00E56EFD">
        <w:t xml:space="preserve"> “</w:t>
      </w:r>
      <w:r w:rsidR="00E56EFD" w:rsidRPr="00E56EFD">
        <w:rPr>
          <w:rFonts w:ascii="Courier New" w:hAnsi="Courier New" w:cs="Courier New"/>
        </w:rPr>
        <w:t>Other Thresholds</w:t>
      </w:r>
      <w:r w:rsidR="00E56EFD">
        <w:t xml:space="preserve">” </w:t>
      </w:r>
      <w:del w:id="900" w:author="hoffman" w:date="2009-05-18T14:24:00Z">
        <w:r w:rsidR="00E56EFD" w:rsidDel="00B253CD">
          <w:delText xml:space="preserve">menu </w:delText>
        </w:r>
      </w:del>
      <w:ins w:id="901" w:author="hoffman" w:date="2009-05-18T14:24:00Z">
        <w:r w:rsidR="00B253CD">
          <w:t xml:space="preserve">section </w:t>
        </w:r>
      </w:ins>
      <w:del w:id="902" w:author="hoffman" w:date="2009-05-18T14:24:00Z">
        <w:r w:rsidR="00E56EFD" w:rsidDel="00B253CD">
          <w:delText xml:space="preserve">lets the “owner” </w:delText>
        </w:r>
      </w:del>
      <w:r w:rsidR="00E56EFD">
        <w:t>determine</w:t>
      </w:r>
      <w:ins w:id="903" w:author="hoffman" w:date="2009-05-18T14:24:00Z">
        <w:r w:rsidR="00B253CD">
          <w:t>s</w:t>
        </w:r>
      </w:ins>
      <w:r w:rsidR="00E56EFD">
        <w:t xml:space="preserve"> </w:t>
      </w:r>
      <w:del w:id="904" w:author="hoffman" w:date="2009-05-18T14:24:00Z">
        <w:r w:rsidR="00E56EFD" w:rsidDel="00B253CD">
          <w:delText xml:space="preserve">their </w:delText>
        </w:r>
      </w:del>
      <w:ins w:id="905" w:author="hoffman" w:date="2009-05-18T14:24:00Z">
        <w:r w:rsidR="00B253CD">
          <w:t xml:space="preserve">the </w:t>
        </w:r>
      </w:ins>
      <w:r w:rsidR="00E56EFD">
        <w:t>laboratory specific limits for OSIRIS to implement</w:t>
      </w:r>
      <w:del w:id="906" w:author="hoffman" w:date="2009-06-10T14:05:00Z">
        <w:r w:rsidR="00E56EFD" w:rsidDel="00C5085C">
          <w:delText xml:space="preserve">.  </w:delText>
        </w:r>
      </w:del>
      <w:ins w:id="907" w:author="hoffman" w:date="2009-06-10T14:05:00Z">
        <w:r w:rsidR="00C5085C">
          <w:t xml:space="preserve">.  </w:t>
        </w:r>
      </w:ins>
      <w:r w:rsidR="00E56EFD">
        <w:t>Typically, these parameters target areas where technical concern</w:t>
      </w:r>
      <w:ins w:id="908" w:author="hoffman" w:date="2009-05-18T14:23:00Z">
        <w:r w:rsidR="00B253CD">
          <w:t>s</w:t>
        </w:r>
      </w:ins>
      <w:r w:rsidR="00E56EFD">
        <w:t xml:space="preserve"> about artifacts in multilocus STR analysis commonly occur</w:t>
      </w:r>
      <w:del w:id="909" w:author="hoffman" w:date="2009-06-10T14:05:00Z">
        <w:r w:rsidR="00E56EFD" w:rsidDel="00C5085C">
          <w:delText xml:space="preserve">.  </w:delText>
        </w:r>
      </w:del>
      <w:del w:id="910" w:author="hoffman" w:date="2009-06-10T14:06:00Z">
        <w:r w:rsidR="00E56EFD" w:rsidDel="00C5085C">
          <w:delText xml:space="preserve"> </w:delText>
        </w:r>
      </w:del>
      <w:ins w:id="911" w:author="hoffman" w:date="2009-06-10T14:06:00Z">
        <w:r w:rsidR="00C5085C">
          <w:t xml:space="preserve">.  </w:t>
        </w:r>
      </w:ins>
      <w:r w:rsidR="00E56EFD">
        <w:t>Please contact your OSIRIS team with suggestions about additional parameters you feel would be useful in this program (</w:t>
      </w:r>
      <w:r w:rsidR="0008786E">
        <w:fldChar w:fldCharType="begin"/>
      </w:r>
      <w:ins w:id="912" w:author="hoffman" w:date="2009-05-18T14:25:00Z">
        <w:r w:rsidR="00B253CD">
          <w:instrText>HYPERLINK "mailto:forensics@ncbi.nlm.nih.gov?subject=Lab%20Settings,%20Other%20Thresholds"</w:instrText>
        </w:r>
      </w:ins>
      <w:del w:id="913" w:author="hoffman" w:date="2009-05-18T14:25:00Z">
        <w:r w:rsidR="00760CC8" w:rsidDel="00B253CD">
          <w:delInstrText>HYPERLINK "mailto:forensics@ncbi.nlm.nih.gov"</w:delInstrText>
        </w:r>
      </w:del>
      <w:r w:rsidR="0008786E">
        <w:fldChar w:fldCharType="separate"/>
      </w:r>
      <w:r w:rsidR="00E56EFD" w:rsidRPr="00A34F93">
        <w:rPr>
          <w:rStyle w:val="Hyperlink"/>
        </w:rPr>
        <w:t>forensics@ncbi.nlm.nih.gov</w:t>
      </w:r>
      <w:r w:rsidR="0008786E">
        <w:fldChar w:fldCharType="end"/>
      </w:r>
      <w:r w:rsidR="00E56EFD">
        <w:t>)</w:t>
      </w:r>
      <w:del w:id="914" w:author="hoffman" w:date="2009-06-10T14:05:00Z">
        <w:r w:rsidR="00E56EFD" w:rsidDel="00C5085C">
          <w:delText xml:space="preserve">. </w:delText>
        </w:r>
      </w:del>
      <w:ins w:id="915" w:author="hoffman" w:date="2009-06-10T14:05:00Z">
        <w:r w:rsidR="00C5085C">
          <w:t xml:space="preserve">.  </w:t>
        </w:r>
      </w:ins>
    </w:p>
    <w:p w:rsidR="00E56EFD" w:rsidRDefault="00E56EFD" w:rsidP="0054066D"/>
    <w:p w:rsidR="0054066D" w:rsidRDefault="0054066D" w:rsidP="0054066D">
      <w:pPr>
        <w:pStyle w:val="ImageCentered"/>
      </w:pPr>
      <w:r>
        <w:rPr>
          <w:noProof/>
        </w:rPr>
        <w:drawing>
          <wp:inline distT="0" distB="0" distL="0" distR="0">
            <wp:extent cx="2693360" cy="2409849"/>
            <wp:effectExtent l="19050" t="0" r="0" b="0"/>
            <wp:docPr id="16" name="Picture 7" descr="E:\Users\hoffman\DEV\internal\osiris\docs\ScreenShots-1.2\100-Lab-Settings-Threshold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hoffman\DEV\internal\osiris\docs\ScreenShots-1.2\100-Lab-Settings-ThresholdOther.PNG"/>
                    <pic:cNvPicPr>
                      <a:picLocks noChangeAspect="1" noChangeArrowheads="1"/>
                    </pic:cNvPicPr>
                  </pic:nvPicPr>
                  <pic:blipFill>
                    <a:blip r:embed="rId35" cstate="print"/>
                    <a:stretch>
                      <a:fillRect/>
                    </a:stretch>
                  </pic:blipFill>
                  <pic:spPr bwMode="auto">
                    <a:xfrm>
                      <a:off x="0" y="0"/>
                      <a:ext cx="2693360" cy="2409849"/>
                    </a:xfrm>
                    <a:prstGeom prst="rect">
                      <a:avLst/>
                    </a:prstGeom>
                    <a:noFill/>
                    <a:ln w="9525">
                      <a:noFill/>
                      <a:miter lim="800000"/>
                      <a:headEnd/>
                      <a:tailEnd/>
                    </a:ln>
                  </pic:spPr>
                </pic:pic>
              </a:graphicData>
            </a:graphic>
          </wp:inline>
        </w:drawing>
      </w:r>
    </w:p>
    <w:p w:rsidR="0054066D" w:rsidRDefault="0054066D">
      <w:r>
        <w:br w:type="page"/>
      </w:r>
    </w:p>
    <w:p w:rsidR="0054066D" w:rsidRDefault="0054066D" w:rsidP="0054066D">
      <w:pPr>
        <w:pStyle w:val="Heading2"/>
      </w:pPr>
      <w:bookmarkStart w:id="916" w:name="_Toc246754589"/>
      <w:r>
        <w:t>Allele Exceptions</w:t>
      </w:r>
      <w:bookmarkEnd w:id="916"/>
    </w:p>
    <w:p w:rsidR="0054066D" w:rsidRDefault="00E56EFD" w:rsidP="0054066D">
      <w:r>
        <w:t>The “</w:t>
      </w:r>
      <w:r w:rsidR="0008786E" w:rsidRPr="0008786E">
        <w:rPr>
          <w:rStyle w:val="NormalFixedChar"/>
          <w:rPrChange w:id="917" w:author="hoffman" w:date="2009-06-10T14:09:00Z">
            <w:rPr>
              <w:rFonts w:ascii="Courier New" w:hAnsi="Courier New" w:cs="Courier New"/>
              <w:szCs w:val="24"/>
            </w:rPr>
          </w:rPrChange>
        </w:rPr>
        <w:t>Allele Exceptions</w:t>
      </w:r>
      <w:r>
        <w:t xml:space="preserve">” </w:t>
      </w:r>
      <w:ins w:id="918" w:author="hoffman" w:date="2009-05-18T14:26:00Z">
        <w:r w:rsidR="00B253CD">
          <w:t xml:space="preserve">section </w:t>
        </w:r>
      </w:ins>
      <w:del w:id="919" w:author="hoffman" w:date="2009-05-18T14:26:00Z">
        <w:r w:rsidDel="00B253CD">
          <w:delText xml:space="preserve"> </w:delText>
        </w:r>
      </w:del>
      <w:r>
        <w:t xml:space="preserve">allows the </w:t>
      </w:r>
      <w:del w:id="920" w:author="hoffman" w:date="2009-05-18T14:26:00Z">
        <w:r w:rsidDel="00B253CD">
          <w:delText xml:space="preserve">“Owner” </w:delText>
        </w:r>
      </w:del>
      <w:ins w:id="921" w:author="hoffman" w:date="2009-05-18T14:26:00Z">
        <w:r w:rsidR="00B253CD">
          <w:t xml:space="preserve">user </w:t>
        </w:r>
      </w:ins>
      <w:r>
        <w:t>to override certain alleles or combination of alleles that would normally be flagged by OSIRIS for human review</w:t>
      </w:r>
      <w:del w:id="922" w:author="hoffman" w:date="2009-06-10T14:05:00Z">
        <w:r w:rsidDel="00C5085C">
          <w:delText xml:space="preserve">.  </w:delText>
        </w:r>
      </w:del>
      <w:ins w:id="923" w:author="hoffman" w:date="2009-06-10T14:05:00Z">
        <w:r w:rsidR="00C5085C">
          <w:t xml:space="preserve">.  </w:t>
        </w:r>
      </w:ins>
      <w:r>
        <w:t xml:space="preserve">When alleles or sets of alleles are placed in these sections OSIRIS treats their </w:t>
      </w:r>
      <w:r w:rsidR="007A5D77">
        <w:t>appearance as “normal” unless they have significant deviations from other threshold settings</w:t>
      </w:r>
      <w:del w:id="924" w:author="hoffman" w:date="2009-06-10T14:05:00Z">
        <w:r w:rsidR="007A5D77" w:rsidDel="00C5085C">
          <w:delText>.</w:delText>
        </w:r>
        <w:r w:rsidR="0054066D" w:rsidDel="00C5085C">
          <w:delText xml:space="preserve">  </w:delText>
        </w:r>
      </w:del>
      <w:ins w:id="925" w:author="hoffman" w:date="2009-06-10T14:05:00Z">
        <w:r w:rsidR="00C5085C">
          <w:t xml:space="preserve">.  </w:t>
        </w:r>
      </w:ins>
      <w:r w:rsidR="0054066D">
        <w:t>The</w:t>
      </w:r>
      <w:r w:rsidR="007A5D77">
        <w:t xml:space="preserve"> exceptions </w:t>
      </w:r>
      <w:r w:rsidR="0054066D">
        <w:t>are specified separately for each kit and th</w:t>
      </w:r>
      <w:r w:rsidR="007A5D77">
        <w:t>ere are four type</w:t>
      </w:r>
      <w:ins w:id="926" w:author="hoffman" w:date="2009-05-18T14:27:00Z">
        <w:r w:rsidR="00DD59F4">
          <w:t>s</w:t>
        </w:r>
      </w:ins>
      <w:r w:rsidR="007A5D77">
        <w:t xml:space="preserve"> of exceptions;</w:t>
      </w:r>
      <w:r w:rsidR="0054066D">
        <w:t xml:space="preserve"> Off ladder alleles, Sample trialleles, Control trialleles, and positive controls</w:t>
      </w:r>
      <w:del w:id="927" w:author="hoffman" w:date="2009-06-10T14:05:00Z">
        <w:r w:rsidR="0054066D" w:rsidDel="00C5085C">
          <w:delText>.</w:delText>
        </w:r>
        <w:r w:rsidR="007A5D77" w:rsidDel="00C5085C">
          <w:delText xml:space="preserve"> </w:delText>
        </w:r>
      </w:del>
      <w:ins w:id="928" w:author="hoffman" w:date="2009-06-10T14:05:00Z">
        <w:r w:rsidR="00C5085C">
          <w:t xml:space="preserve">.  </w:t>
        </w:r>
      </w:ins>
    </w:p>
    <w:p w:rsidR="00D96D85" w:rsidRPr="00D96D85" w:rsidRDefault="00D96D85" w:rsidP="00D96D85">
      <w:pPr>
        <w:pStyle w:val="Spacer"/>
      </w:pPr>
    </w:p>
    <w:p w:rsidR="0054066D" w:rsidRDefault="0054066D" w:rsidP="00367518">
      <w:pPr>
        <w:pStyle w:val="ImageCentered"/>
      </w:pPr>
      <w:r>
        <w:rPr>
          <w:noProof/>
        </w:rPr>
        <w:drawing>
          <wp:inline distT="0" distB="0" distL="0" distR="0">
            <wp:extent cx="3474371" cy="3566610"/>
            <wp:effectExtent l="19050" t="0" r="0" b="0"/>
            <wp:docPr id="17" name="Picture 8" descr="E:\Users\hoffman\DEV\internal\osiris\docs\ScreenShots-1.2\110-Lab-Settings-Allele-exce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hoffman\DEV\internal\osiris\docs\ScreenShots-1.2\110-Lab-Settings-Allele-exceptions.PNG"/>
                    <pic:cNvPicPr>
                      <a:picLocks noChangeAspect="1" noChangeArrowheads="1"/>
                    </pic:cNvPicPr>
                  </pic:nvPicPr>
                  <pic:blipFill>
                    <a:blip r:embed="rId36" cstate="print"/>
                    <a:stretch>
                      <a:fillRect/>
                    </a:stretch>
                  </pic:blipFill>
                  <pic:spPr bwMode="auto">
                    <a:xfrm>
                      <a:off x="0" y="0"/>
                      <a:ext cx="3474371" cy="3566610"/>
                    </a:xfrm>
                    <a:prstGeom prst="rect">
                      <a:avLst/>
                    </a:prstGeom>
                    <a:noFill/>
                    <a:ln w="9525">
                      <a:noFill/>
                      <a:miter lim="800000"/>
                      <a:headEnd/>
                      <a:tailEnd/>
                    </a:ln>
                  </pic:spPr>
                </pic:pic>
              </a:graphicData>
            </a:graphic>
          </wp:inline>
        </w:drawing>
      </w:r>
    </w:p>
    <w:p w:rsidR="00367518" w:rsidRPr="00367518" w:rsidRDefault="00367518" w:rsidP="00D96D85">
      <w:pPr>
        <w:pStyle w:val="Spacer"/>
      </w:pPr>
    </w:p>
    <w:p w:rsidR="0054066D" w:rsidRDefault="0054066D" w:rsidP="0054066D">
      <w:r>
        <w:t>For each section, the actual alleles can be specified for each locus</w:t>
      </w:r>
      <w:del w:id="929" w:author="hoffman" w:date="2009-06-10T14:05:00Z">
        <w:r w:rsidDel="00C5085C">
          <w:delText>.</w:delText>
        </w:r>
        <w:r w:rsidR="00367518" w:rsidDel="00C5085C">
          <w:delText xml:space="preserve">  </w:delText>
        </w:r>
      </w:del>
      <w:ins w:id="930" w:author="hoffman" w:date="2009-06-10T14:05:00Z">
        <w:r w:rsidR="00C5085C">
          <w:t xml:space="preserve">.  </w:t>
        </w:r>
      </w:ins>
      <w:r w:rsidR="00367518">
        <w:t>The following is an example for Off ladder alleles for D16S539:</w:t>
      </w:r>
    </w:p>
    <w:p w:rsidR="00367518" w:rsidRPr="00367518" w:rsidRDefault="00367518" w:rsidP="00D96D85">
      <w:pPr>
        <w:pStyle w:val="Spacer"/>
      </w:pPr>
    </w:p>
    <w:p w:rsidR="0054066D" w:rsidRDefault="0054066D" w:rsidP="0054066D">
      <w:pPr>
        <w:pStyle w:val="ImageCentered"/>
      </w:pPr>
      <w:r>
        <w:rPr>
          <w:noProof/>
        </w:rPr>
        <w:drawing>
          <wp:inline distT="0" distB="0" distL="0" distR="0">
            <wp:extent cx="2743200" cy="2430683"/>
            <wp:effectExtent l="19050" t="0" r="0" b="0"/>
            <wp:docPr id="18" name="Picture 9" descr="E:\Users\hoffman\DEV\internal\osiris\docs\ScreenShots-1.2\120-Lab-Settings-Allele-off-la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sers\hoffman\DEV\internal\osiris\docs\ScreenShots-1.2\120-Lab-Settings-Allele-off-ladder.PNG"/>
                    <pic:cNvPicPr>
                      <a:picLocks noChangeAspect="1" noChangeArrowheads="1"/>
                    </pic:cNvPicPr>
                  </pic:nvPicPr>
                  <pic:blipFill>
                    <a:blip r:embed="rId37" cstate="print"/>
                    <a:stretch>
                      <a:fillRect/>
                    </a:stretch>
                  </pic:blipFill>
                  <pic:spPr bwMode="auto">
                    <a:xfrm>
                      <a:off x="0" y="0"/>
                      <a:ext cx="2743200" cy="2430683"/>
                    </a:xfrm>
                    <a:prstGeom prst="rect">
                      <a:avLst/>
                    </a:prstGeom>
                    <a:noFill/>
                    <a:ln w="9525">
                      <a:noFill/>
                      <a:miter lim="800000"/>
                      <a:headEnd/>
                      <a:tailEnd/>
                    </a:ln>
                  </pic:spPr>
                </pic:pic>
              </a:graphicData>
            </a:graphic>
          </wp:inline>
        </w:drawing>
      </w:r>
    </w:p>
    <w:p w:rsidR="00367518" w:rsidRDefault="00367518" w:rsidP="0054066D">
      <w:pPr>
        <w:pStyle w:val="ImageCentered"/>
      </w:pPr>
    </w:p>
    <w:p w:rsidR="00367518" w:rsidRDefault="00367518" w:rsidP="00367518">
      <w:r>
        <w:t>For sample and control trialleles, the alleles are entered in three columns where each row contains an accepted triallele as shown below.</w:t>
      </w:r>
    </w:p>
    <w:p w:rsidR="00367518" w:rsidRPr="00861110" w:rsidRDefault="00367518" w:rsidP="00D96D85">
      <w:pPr>
        <w:pStyle w:val="Spacer"/>
      </w:pPr>
    </w:p>
    <w:p w:rsidR="00367518" w:rsidRDefault="00367518" w:rsidP="00367518">
      <w:pPr>
        <w:pStyle w:val="ImageCentered"/>
      </w:pPr>
      <w:r>
        <w:rPr>
          <w:noProof/>
        </w:rPr>
        <w:drawing>
          <wp:inline distT="0" distB="0" distL="0" distR="0">
            <wp:extent cx="4110347" cy="2476112"/>
            <wp:effectExtent l="19050" t="0" r="4453" b="0"/>
            <wp:docPr id="19" name="Picture 10" descr="E:\Users\hoffman\DEV\internal\osiris\docs\ScreenShots-1.2\130-Lab-Settings-SampleAll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Users\hoffman\DEV\internal\osiris\docs\ScreenShots-1.2\130-Lab-Settings-SampleAllele.PNG"/>
                    <pic:cNvPicPr>
                      <a:picLocks noChangeAspect="1" noChangeArrowheads="1"/>
                    </pic:cNvPicPr>
                  </pic:nvPicPr>
                  <pic:blipFill>
                    <a:blip r:embed="rId38" cstate="print"/>
                    <a:stretch>
                      <a:fillRect/>
                    </a:stretch>
                  </pic:blipFill>
                  <pic:spPr bwMode="auto">
                    <a:xfrm>
                      <a:off x="0" y="0"/>
                      <a:ext cx="4110347" cy="2476112"/>
                    </a:xfrm>
                    <a:prstGeom prst="rect">
                      <a:avLst/>
                    </a:prstGeom>
                    <a:noFill/>
                    <a:ln w="9525">
                      <a:noFill/>
                      <a:miter lim="800000"/>
                      <a:headEnd/>
                      <a:tailEnd/>
                    </a:ln>
                  </pic:spPr>
                </pic:pic>
              </a:graphicData>
            </a:graphic>
          </wp:inline>
        </w:drawing>
      </w:r>
    </w:p>
    <w:p w:rsidR="00F72BB8" w:rsidRDefault="00F72BB8" w:rsidP="00F72BB8">
      <w:pPr>
        <w:pStyle w:val="Spacer"/>
      </w:pPr>
    </w:p>
    <w:p w:rsidR="00F72BB8" w:rsidRPr="00F86B20" w:rsidRDefault="00F72BB8" w:rsidP="00F72BB8">
      <w:pPr>
        <w:rPr>
          <w:rStyle w:val="RedNotesChar"/>
        </w:rPr>
      </w:pPr>
      <w:r>
        <w:t>On the right si</w:t>
      </w:r>
      <w:r w:rsidR="0032120C">
        <w:t>d</w:t>
      </w:r>
      <w:r>
        <w:t xml:space="preserve">e of </w:t>
      </w:r>
      <w:r w:rsidR="0032120C">
        <w:t xml:space="preserve">each </w:t>
      </w:r>
      <w:r>
        <w:t>pull</w:t>
      </w:r>
      <w:r w:rsidR="0032120C">
        <w:t xml:space="preserve"> </w:t>
      </w:r>
      <w:r>
        <w:t xml:space="preserve">down list for </w:t>
      </w:r>
      <w:r w:rsidR="00661720">
        <w:t>a r</w:t>
      </w:r>
      <w:r>
        <w:t xml:space="preserve">eagent </w:t>
      </w:r>
      <w:r w:rsidR="00661720">
        <w:t>k</w:t>
      </w:r>
      <w:r>
        <w:t>it</w:t>
      </w:r>
      <w:r w:rsidR="00661720">
        <w:t xml:space="preserve"> or a l</w:t>
      </w:r>
      <w:r>
        <w:t xml:space="preserve">ocus </w:t>
      </w:r>
      <w:r w:rsidR="00E004D2">
        <w:t>are</w:t>
      </w:r>
      <w:r w:rsidR="0032120C">
        <w:t xml:space="preserve"> </w:t>
      </w:r>
      <w:r>
        <w:t>two buttons, one labeled with a plus sign (+) and the other with a minus sign (-)</w:t>
      </w:r>
      <w:del w:id="931" w:author="hoffman" w:date="2009-06-10T14:05:00Z">
        <w:r w:rsidDel="00C5085C">
          <w:delText xml:space="preserve">.  </w:delText>
        </w:r>
      </w:del>
      <w:ins w:id="932" w:author="hoffman" w:date="2009-06-10T14:05:00Z">
        <w:r w:rsidR="00C5085C">
          <w:t xml:space="preserve">.  </w:t>
        </w:r>
      </w:ins>
      <w:r>
        <w:t xml:space="preserve">These buttons are used to add </w:t>
      </w:r>
      <w:r w:rsidR="00661720">
        <w:t xml:space="preserve">an item (kit or locus) to </w:t>
      </w:r>
      <w:r w:rsidR="0032120C">
        <w:t xml:space="preserve">or remove </w:t>
      </w:r>
      <w:r>
        <w:t>a</w:t>
      </w:r>
      <w:r w:rsidR="0032120C">
        <w:t>n item from the list.</w:t>
      </w:r>
    </w:p>
    <w:p w:rsidR="00F72BB8" w:rsidRDefault="00F72BB8" w:rsidP="00F72BB8">
      <w:pPr>
        <w:pStyle w:val="Spacer"/>
      </w:pPr>
    </w:p>
    <w:p w:rsidR="00367518" w:rsidRDefault="00367518" w:rsidP="00367518">
      <w:r>
        <w:t>Upon completion of the lab settings, the user must press the button labeled “</w:t>
      </w:r>
      <w:del w:id="933" w:author="hoffman" w:date="2009-05-18T14:29:00Z">
        <w:r w:rsidRPr="00661720" w:rsidDel="00DD59F4">
          <w:rPr>
            <w:rStyle w:val="NormalFixedChar"/>
          </w:rPr>
          <w:delText>Done</w:delText>
        </w:r>
      </w:del>
      <w:ins w:id="934" w:author="hoffman" w:date="2009-05-18T14:29:00Z">
        <w:r w:rsidR="00DD59F4">
          <w:rPr>
            <w:rStyle w:val="NormalFixedChar"/>
          </w:rPr>
          <w:t>Save</w:t>
        </w:r>
      </w:ins>
      <w:r>
        <w:t xml:space="preserve">” </w:t>
      </w:r>
      <w:del w:id="935" w:author="hoffman" w:date="2009-05-18T14:29:00Z">
        <w:r w:rsidDel="00DD59F4">
          <w:delText xml:space="preserve">and </w:delText>
        </w:r>
      </w:del>
      <w:r w:rsidR="00661720">
        <w:t xml:space="preserve">in order to </w:t>
      </w:r>
      <w:r>
        <w:t>save the settings in a configuration file to be used in any future analysis</w:t>
      </w:r>
      <w:del w:id="936" w:author="hoffman" w:date="2009-06-10T14:05:00Z">
        <w:r w:rsidDel="00C5085C">
          <w:delText xml:space="preserve">.  </w:delText>
        </w:r>
      </w:del>
      <w:ins w:id="937" w:author="hoffman" w:date="2009-06-10T14:05:00Z">
        <w:r w:rsidR="00C5085C">
          <w:t xml:space="preserve">.  </w:t>
        </w:r>
      </w:ins>
      <w:r>
        <w:t>As mentioned before, it is important that when OSIRIS is upgraded to a new version, the folder where it is installed must be the same as the previous version in order to retain these settings.</w:t>
      </w:r>
    </w:p>
    <w:p w:rsidR="001D5B8D" w:rsidRDefault="001D5B8D" w:rsidP="00367518"/>
    <w:p w:rsidR="00837F27" w:rsidRDefault="00837F27">
      <w:pPr>
        <w:rPr>
          <w:rFonts w:asciiTheme="majorHAnsi" w:eastAsiaTheme="majorEastAsia" w:hAnsiTheme="majorHAnsi" w:cstheme="majorBidi"/>
          <w:b/>
          <w:bCs/>
          <w:sz w:val="36"/>
          <w:szCs w:val="28"/>
        </w:rPr>
      </w:pPr>
      <w:r>
        <w:br w:type="page"/>
      </w:r>
    </w:p>
    <w:p w:rsidR="00861110" w:rsidRDefault="00861110" w:rsidP="00861110">
      <w:pPr>
        <w:pStyle w:val="Heading1"/>
      </w:pPr>
      <w:bookmarkStart w:id="938" w:name="_Toc246754590"/>
      <w:r>
        <w:t>Analysis</w:t>
      </w:r>
      <w:bookmarkEnd w:id="938"/>
    </w:p>
    <w:p w:rsidR="00861110" w:rsidRDefault="00C104E8" w:rsidP="00367518">
      <w:r>
        <w:t>When an analysis is performed, one or more folders containing .</w:t>
      </w:r>
      <w:r w:rsidRPr="00F25E2F">
        <w:rPr>
          <w:rStyle w:val="NormalFixedChar"/>
        </w:rPr>
        <w:t>fsa</w:t>
      </w:r>
      <w:r>
        <w:t xml:space="preserve"> files are analyzed and the results are written to a new folder for each .</w:t>
      </w:r>
      <w:r w:rsidRPr="00F25E2F">
        <w:rPr>
          <w:rStyle w:val="NormalFixedChar"/>
        </w:rPr>
        <w:t>fsa</w:t>
      </w:r>
      <w:r>
        <w:t xml:space="preserve"> folder</w:t>
      </w:r>
      <w:del w:id="939" w:author="hoffman" w:date="2009-06-10T14:05:00Z">
        <w:r w:rsidDel="00C5085C">
          <w:delText xml:space="preserve">.  </w:delText>
        </w:r>
      </w:del>
      <w:ins w:id="940" w:author="hoffman" w:date="2009-06-10T14:05:00Z">
        <w:r w:rsidR="00C5085C">
          <w:t xml:space="preserve">.  </w:t>
        </w:r>
      </w:ins>
      <w:r>
        <w:t xml:space="preserve">The output of the analysis consists </w:t>
      </w:r>
      <w:r w:rsidR="0012147E">
        <w:t>of</w:t>
      </w:r>
      <w:r>
        <w:t xml:space="preserve"> data containing alleles, </w:t>
      </w:r>
      <w:r w:rsidR="0012147E">
        <w:t xml:space="preserve">artifacts, </w:t>
      </w:r>
      <w:r>
        <w:t xml:space="preserve">peak </w:t>
      </w:r>
      <w:r w:rsidR="0012147E">
        <w:t>area</w:t>
      </w:r>
      <w:r>
        <w:t xml:space="preserve">, </w:t>
      </w:r>
      <w:r w:rsidR="0012147E">
        <w:t xml:space="preserve">and </w:t>
      </w:r>
      <w:r>
        <w:t xml:space="preserve">smoothed electropherogram </w:t>
      </w:r>
      <w:r w:rsidR="00A302A0">
        <w:t>data</w:t>
      </w:r>
      <w:del w:id="941" w:author="hoffman" w:date="2009-06-10T14:05:00Z">
        <w:r w:rsidR="00A302A0" w:rsidDel="00C5085C">
          <w:delText xml:space="preserve">.  </w:delText>
        </w:r>
      </w:del>
      <w:ins w:id="942" w:author="hoffman" w:date="2009-06-10T14:05:00Z">
        <w:r w:rsidR="00C5085C">
          <w:t xml:space="preserve">.  </w:t>
        </w:r>
      </w:ins>
      <w:r w:rsidR="00A302A0">
        <w:t>These</w:t>
      </w:r>
      <w:r w:rsidR="0012147E">
        <w:t xml:space="preserve"> data can be viewed in OSIRIS in the form of a table or spreadsheet with peak information and graphical plots of the smoothed and raw electropherogram data</w:t>
      </w:r>
      <w:del w:id="943" w:author="hoffman" w:date="2009-06-10T14:05:00Z">
        <w:r w:rsidR="0012147E" w:rsidDel="00C5085C">
          <w:delText xml:space="preserve">.  </w:delText>
        </w:r>
      </w:del>
      <w:ins w:id="944" w:author="hoffman" w:date="2009-06-10T14:05:00Z">
        <w:r w:rsidR="00C5085C">
          <w:t xml:space="preserve">.  </w:t>
        </w:r>
      </w:ins>
      <w:r w:rsidR="0012147E">
        <w:t xml:space="preserve">The tabular data can be exported to a CODIS </w:t>
      </w:r>
      <w:ins w:id="945" w:author="hoffman" w:date="2009-06-10T14:12:00Z">
        <w:r w:rsidR="008A2675">
          <w:t>Common Message Format (</w:t>
        </w:r>
      </w:ins>
      <w:r w:rsidR="0012147E">
        <w:t>CMF</w:t>
      </w:r>
      <w:ins w:id="946" w:author="hoffman" w:date="2009-06-10T14:12:00Z">
        <w:r w:rsidR="008A2675">
          <w:t>)</w:t>
        </w:r>
      </w:ins>
      <w:r w:rsidR="0012147E">
        <w:t xml:space="preserve"> 3.2 file and the graphical data can be exported to a Portable Network Graphics (PNG) file which can then be imported into various applications including most word processing, spreadsheet, and presentation graphics programs</w:t>
      </w:r>
      <w:ins w:id="947" w:author="hoffman" w:date="2009-06-10T14:13:00Z">
        <w:r w:rsidR="008A2675">
          <w:t xml:space="preserve"> or displayed on a web site.</w:t>
        </w:r>
      </w:ins>
      <w:del w:id="948" w:author="hoffman" w:date="2009-06-10T14:13:00Z">
        <w:r w:rsidR="0012147E" w:rsidDel="008A2675">
          <w:delText>.</w:delText>
        </w:r>
      </w:del>
    </w:p>
    <w:p w:rsidR="00262779" w:rsidRDefault="00262779" w:rsidP="00367518"/>
    <w:p w:rsidR="00262779" w:rsidRDefault="00262779" w:rsidP="00367518">
      <w:r>
        <w:t>To begin an analysis, open the “</w:t>
      </w:r>
      <w:r w:rsidRPr="00020513">
        <w:rPr>
          <w:rStyle w:val="NormalFixedChar"/>
        </w:rPr>
        <w:t>Analyze Data</w:t>
      </w:r>
      <w:r>
        <w:t>” dialog window by selecting “</w:t>
      </w:r>
      <w:r w:rsidRPr="00020513">
        <w:rPr>
          <w:rStyle w:val="NormalFixedChar"/>
        </w:rPr>
        <w:t>New Analysis…</w:t>
      </w:r>
      <w:r>
        <w:t>” from the “</w:t>
      </w:r>
      <w:r w:rsidRPr="00020513">
        <w:rPr>
          <w:rStyle w:val="NormalFixedChar"/>
        </w:rPr>
        <w:t>File</w:t>
      </w:r>
      <w:r>
        <w:t>” pull down menu as shown below:</w:t>
      </w:r>
    </w:p>
    <w:p w:rsidR="00262779" w:rsidRDefault="00262779" w:rsidP="00367518"/>
    <w:p w:rsidR="00262779" w:rsidRDefault="00262779" w:rsidP="00262779">
      <w:pPr>
        <w:pStyle w:val="Spacer"/>
      </w:pPr>
    </w:p>
    <w:p w:rsidR="00262779" w:rsidRDefault="00262779" w:rsidP="00262779">
      <w:pPr>
        <w:pStyle w:val="ImageCentered"/>
      </w:pPr>
      <w:r>
        <w:rPr>
          <w:noProof/>
        </w:rPr>
        <w:drawing>
          <wp:inline distT="0" distB="0" distL="0" distR="0">
            <wp:extent cx="5934075" cy="3026526"/>
            <wp:effectExtent l="19050" t="0" r="9525" b="0"/>
            <wp:docPr id="21" name="Picture 3" descr="E:\Users\hoffman\DEV\internal\osiris\docs\ScreenShots-1.2\140-New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hoffman\DEV\internal\osiris\docs\ScreenShots-1.2\140-NewAnalysis.PNG"/>
                    <pic:cNvPicPr>
                      <a:picLocks noChangeAspect="1" noChangeArrowheads="1"/>
                    </pic:cNvPicPr>
                  </pic:nvPicPr>
                  <pic:blipFill>
                    <a:blip r:embed="rId39" cstate="print"/>
                    <a:stretch>
                      <a:fillRect/>
                    </a:stretch>
                  </pic:blipFill>
                  <pic:spPr bwMode="auto">
                    <a:xfrm>
                      <a:off x="0" y="0"/>
                      <a:ext cx="5934075" cy="3026526"/>
                    </a:xfrm>
                    <a:prstGeom prst="rect">
                      <a:avLst/>
                    </a:prstGeom>
                    <a:noFill/>
                    <a:ln w="9525">
                      <a:noFill/>
                      <a:miter lim="800000"/>
                      <a:headEnd/>
                      <a:tailEnd/>
                    </a:ln>
                  </pic:spPr>
                </pic:pic>
              </a:graphicData>
            </a:graphic>
          </wp:inline>
        </w:drawing>
      </w:r>
    </w:p>
    <w:p w:rsidR="00262779" w:rsidRDefault="00262779" w:rsidP="00262779">
      <w:pPr>
        <w:pStyle w:val="Spacer"/>
      </w:pPr>
    </w:p>
    <w:p w:rsidR="00262779" w:rsidRDefault="00C03F35" w:rsidP="00262779">
      <w:r>
        <w:t>Following is a description of the parameters used for analyzing data:</w:t>
      </w:r>
    </w:p>
    <w:p w:rsidR="0008786E" w:rsidRDefault="0008786E" w:rsidP="0008786E">
      <w:pPr>
        <w:pStyle w:val="Spacer"/>
        <w:pPrChange w:id="949" w:author="hoffman" w:date="2009-05-18T14:48:00Z">
          <w:pPr/>
        </w:pPrChange>
      </w:pPr>
    </w:p>
    <w:p w:rsidR="00C03F35" w:rsidRDefault="00C03F35" w:rsidP="00262779">
      <w:r w:rsidRPr="00F25E2F">
        <w:rPr>
          <w:rStyle w:val="NormalFixedChar"/>
          <w:b/>
        </w:rPr>
        <w:t>Input Directory</w:t>
      </w:r>
      <w:del w:id="950" w:author="hoffman" w:date="2009-06-10T14:05:00Z">
        <w:r w:rsidDel="00C5085C">
          <w:delText xml:space="preserve">.  </w:delText>
        </w:r>
      </w:del>
      <w:ins w:id="951" w:author="hoffman" w:date="2009-06-10T14:05:00Z">
        <w:r w:rsidR="00C5085C">
          <w:t xml:space="preserve">.  </w:t>
        </w:r>
      </w:ins>
      <w:r>
        <w:t>This is the directory or folder which either contains .</w:t>
      </w:r>
      <w:r w:rsidRPr="00F25E2F">
        <w:rPr>
          <w:rStyle w:val="NormalFixedChar"/>
        </w:rPr>
        <w:t>fsa</w:t>
      </w:r>
      <w:r>
        <w:t xml:space="preserve"> files or subdirectories that contain .</w:t>
      </w:r>
      <w:r w:rsidRPr="00F25E2F">
        <w:rPr>
          <w:rStyle w:val="NormalFixedChar"/>
        </w:rPr>
        <w:t>fsa</w:t>
      </w:r>
      <w:r>
        <w:t xml:space="preserve"> files to be analyzed</w:t>
      </w:r>
      <w:del w:id="952" w:author="hoffman" w:date="2009-06-10T14:05:00Z">
        <w:r w:rsidDel="00C5085C">
          <w:delText>.</w:delText>
        </w:r>
        <w:r w:rsidR="009E1F32" w:rsidDel="00C5085C">
          <w:delText xml:space="preserve">  </w:delText>
        </w:r>
      </w:del>
      <w:ins w:id="953" w:author="hoffman" w:date="2009-06-10T14:05:00Z">
        <w:r w:rsidR="00C5085C">
          <w:t xml:space="preserve">.  </w:t>
        </w:r>
      </w:ins>
      <w:r w:rsidR="009E1F32">
        <w:t>OSIRIS will begin looking in the specified directory and traverse all subdirectories searching for .</w:t>
      </w:r>
      <w:r w:rsidR="009E1F32" w:rsidRPr="00F25E2F">
        <w:rPr>
          <w:rStyle w:val="NormalFixedChar"/>
        </w:rPr>
        <w:t>fsa</w:t>
      </w:r>
      <w:r w:rsidR="009E1F32">
        <w:t xml:space="preserve"> files to be analyzed</w:t>
      </w:r>
      <w:del w:id="954" w:author="hoffman" w:date="2009-06-10T14:05:00Z">
        <w:r w:rsidR="009E1F32" w:rsidDel="00C5085C">
          <w:delText xml:space="preserve">.  </w:delText>
        </w:r>
      </w:del>
      <w:ins w:id="955" w:author="hoffman" w:date="2009-06-10T14:05:00Z">
        <w:r w:rsidR="00C5085C">
          <w:t xml:space="preserve">.  </w:t>
        </w:r>
      </w:ins>
      <w:r w:rsidR="009E1F32">
        <w:t>Each directory that contains one or more .</w:t>
      </w:r>
      <w:r w:rsidR="009E1F32" w:rsidRPr="00F25E2F">
        <w:rPr>
          <w:rStyle w:val="NormalFixedChar"/>
        </w:rPr>
        <w:t>fsa</w:t>
      </w:r>
      <w:r w:rsidR="009E1F32">
        <w:t xml:space="preserve"> files will be analyzed.</w:t>
      </w:r>
    </w:p>
    <w:p w:rsidR="0008786E" w:rsidRDefault="0008786E" w:rsidP="0008786E">
      <w:pPr>
        <w:pStyle w:val="Spacer"/>
        <w:pPrChange w:id="956" w:author="hoffman" w:date="2009-05-18T14:48:00Z">
          <w:pPr/>
        </w:pPrChange>
      </w:pPr>
    </w:p>
    <w:p w:rsidR="00974512" w:rsidRDefault="009E1F32" w:rsidP="00262779">
      <w:r w:rsidRPr="00F25E2F">
        <w:rPr>
          <w:rStyle w:val="NormalFixedChar"/>
          <w:b/>
        </w:rPr>
        <w:t>Output Directory</w:t>
      </w:r>
      <w:del w:id="957" w:author="hoffman" w:date="2009-06-10T14:05:00Z">
        <w:r w:rsidDel="00C5085C">
          <w:delText xml:space="preserve">.  </w:delText>
        </w:r>
      </w:del>
      <w:ins w:id="958" w:author="hoffman" w:date="2009-06-10T14:05:00Z">
        <w:r w:rsidR="00C5085C">
          <w:t xml:space="preserve">.  </w:t>
        </w:r>
      </w:ins>
      <w:r>
        <w:t>This is the directory or folder that will contain the output files of the analysis</w:t>
      </w:r>
      <w:del w:id="959" w:author="hoffman" w:date="2009-06-10T14:05:00Z">
        <w:r w:rsidDel="00C5085C">
          <w:delText xml:space="preserve">.  </w:delText>
        </w:r>
      </w:del>
      <w:ins w:id="960" w:author="hoffman" w:date="2009-06-10T14:05:00Z">
        <w:r w:rsidR="00C5085C">
          <w:t xml:space="preserve">.  </w:t>
        </w:r>
      </w:ins>
      <w:r>
        <w:t>A subdirectory with the same name of the input directory will be created and if more than one input directory containing .</w:t>
      </w:r>
      <w:r w:rsidRPr="00F25E2F">
        <w:rPr>
          <w:rStyle w:val="NormalFixedChar"/>
        </w:rPr>
        <w:t>fsa</w:t>
      </w:r>
      <w:r>
        <w:t xml:space="preserve"> files is found, the output directory will have the same hierarchy as the input directory tree</w:t>
      </w:r>
      <w:del w:id="961" w:author="hoffman" w:date="2009-06-10T14:05:00Z">
        <w:r w:rsidDel="00C5085C">
          <w:delText xml:space="preserve">.  </w:delText>
        </w:r>
      </w:del>
      <w:ins w:id="962" w:author="hoffman" w:date="2009-06-10T14:05:00Z">
        <w:r w:rsidR="00C5085C">
          <w:t xml:space="preserve">.  </w:t>
        </w:r>
      </w:ins>
      <w:r>
        <w:t>Each analysis will create several output files</w:t>
      </w:r>
      <w:del w:id="963" w:author="hoffman" w:date="2009-06-10T14:05:00Z">
        <w:r w:rsidDel="00C5085C">
          <w:delText xml:space="preserve">.  </w:delText>
        </w:r>
      </w:del>
      <w:ins w:id="964" w:author="hoffman" w:date="2009-06-10T14:05:00Z">
        <w:r w:rsidR="00C5085C">
          <w:t xml:space="preserve">.  </w:t>
        </w:r>
      </w:ins>
      <w:r>
        <w:t xml:space="preserve">OSIRIS will allow the user to view report and plot files, whose filenames have the extension of </w:t>
      </w:r>
      <w:r w:rsidR="0008786E" w:rsidRPr="0008786E">
        <w:rPr>
          <w:rStyle w:val="NormalFixedChar"/>
          <w:rPrChange w:id="965" w:author="hoffman" w:date="2009-06-10T14:15:00Z">
            <w:rPr>
              <w:rFonts w:ascii="Courier New" w:hAnsi="Courier New" w:cs="Courier New"/>
              <w:szCs w:val="24"/>
            </w:rPr>
          </w:rPrChange>
        </w:rPr>
        <w:t>.oar</w:t>
      </w:r>
      <w:r>
        <w:t xml:space="preserve"> and </w:t>
      </w:r>
      <w:r w:rsidR="0008786E" w:rsidRPr="0008786E">
        <w:rPr>
          <w:rStyle w:val="NormalFixedChar"/>
          <w:rPrChange w:id="966" w:author="hoffman" w:date="2009-06-10T14:14:00Z">
            <w:rPr>
              <w:rFonts w:ascii="Courier New" w:hAnsi="Courier New" w:cs="Courier New"/>
              <w:szCs w:val="24"/>
            </w:rPr>
          </w:rPrChange>
        </w:rPr>
        <w:t>.plt</w:t>
      </w:r>
      <w:r>
        <w:t>, respectively</w:t>
      </w:r>
      <w:del w:id="967" w:author="hoffman" w:date="2009-06-10T14:05:00Z">
        <w:r w:rsidDel="00C5085C">
          <w:delText xml:space="preserve">.  </w:delText>
        </w:r>
      </w:del>
      <w:ins w:id="968" w:author="hoffman" w:date="2009-06-10T14:05:00Z">
        <w:r w:rsidR="00C5085C">
          <w:t xml:space="preserve">.  </w:t>
        </w:r>
      </w:ins>
      <w:r>
        <w:t>The report (.</w:t>
      </w:r>
      <w:r w:rsidRPr="00F25E2F">
        <w:rPr>
          <w:rStyle w:val="NormalFixedChar"/>
        </w:rPr>
        <w:t>oar</w:t>
      </w:r>
      <w:r>
        <w:t>) file contains the tabular data and there is one plot (.</w:t>
      </w:r>
      <w:r w:rsidRPr="00F25E2F">
        <w:rPr>
          <w:rStyle w:val="NormalFixedChar"/>
        </w:rPr>
        <w:t>plt</w:t>
      </w:r>
      <w:r>
        <w:t>) file for each sample</w:t>
      </w:r>
      <w:del w:id="969" w:author="hoffman" w:date="2009-06-10T14:05:00Z">
        <w:r w:rsidDel="00C5085C">
          <w:delText xml:space="preserve">.  </w:delText>
        </w:r>
      </w:del>
      <w:ins w:id="970" w:author="hoffman" w:date="2009-06-10T14:05:00Z">
        <w:r w:rsidR="00C5085C">
          <w:t xml:space="preserve">.  </w:t>
        </w:r>
      </w:ins>
      <w:r>
        <w:t>There are also various text files in the output directory with either the .</w:t>
      </w:r>
      <w:r w:rsidRPr="00F25E2F">
        <w:rPr>
          <w:rStyle w:val="NormalFixedChar"/>
        </w:rPr>
        <w:t>txt</w:t>
      </w:r>
      <w:r>
        <w:t xml:space="preserve"> extension for viewing in a text editor, or tab delimited (.</w:t>
      </w:r>
      <w:r w:rsidRPr="00F25E2F">
        <w:rPr>
          <w:rStyle w:val="NormalFixedChar"/>
        </w:rPr>
        <w:t>tab</w:t>
      </w:r>
      <w:r>
        <w:t>) files which are better viewed with a spreadsheet</w:t>
      </w:r>
      <w:ins w:id="971" w:author="hoffman" w:date="2009-05-18T15:48:00Z">
        <w:r w:rsidR="00721715">
          <w:t xml:space="preserve"> program</w:t>
        </w:r>
      </w:ins>
      <w:del w:id="972" w:author="hoffman" w:date="2009-06-10T14:05:00Z">
        <w:r w:rsidDel="00C5085C">
          <w:delText>.</w:delText>
        </w:r>
        <w:r w:rsidR="0048796B" w:rsidDel="00C5085C">
          <w:delText xml:space="preserve">  </w:delText>
        </w:r>
      </w:del>
      <w:ins w:id="973" w:author="hoffman" w:date="2009-06-10T14:05:00Z">
        <w:r w:rsidR="00C5085C">
          <w:t xml:space="preserve">.  </w:t>
        </w:r>
      </w:ins>
      <w:r w:rsidR="0048796B">
        <w:t>The plot (.</w:t>
      </w:r>
      <w:r w:rsidR="0048796B" w:rsidRPr="00F25E2F">
        <w:rPr>
          <w:rStyle w:val="NormalFixedChar"/>
        </w:rPr>
        <w:t>plt</w:t>
      </w:r>
      <w:r w:rsidR="0048796B">
        <w:t xml:space="preserve">) files </w:t>
      </w:r>
      <w:del w:id="974" w:author="hoffman" w:date="2009-05-18T15:48:00Z">
        <w:r w:rsidR="0048796B" w:rsidDel="00721715">
          <w:delText xml:space="preserve">contain </w:delText>
        </w:r>
      </w:del>
      <w:ins w:id="975" w:author="hoffman" w:date="2009-05-18T15:48:00Z">
        <w:r w:rsidR="00721715">
          <w:t xml:space="preserve">have </w:t>
        </w:r>
      </w:ins>
      <w:r w:rsidR="0048796B">
        <w:t>the same name as their corresponding .</w:t>
      </w:r>
      <w:r w:rsidR="0048796B" w:rsidRPr="00F25E2F">
        <w:rPr>
          <w:rStyle w:val="NormalFixedChar"/>
        </w:rPr>
        <w:t>fsa</w:t>
      </w:r>
      <w:r w:rsidR="0048796B">
        <w:t xml:space="preserve"> input files except for the </w:t>
      </w:r>
      <w:ins w:id="976" w:author="hoffman" w:date="2009-05-18T15:48:00Z">
        <w:r w:rsidR="00721715">
          <w:t xml:space="preserve">file name </w:t>
        </w:r>
      </w:ins>
      <w:r w:rsidR="0048796B">
        <w:t>extension</w:t>
      </w:r>
      <w:del w:id="977" w:author="hoffman" w:date="2009-06-10T14:05:00Z">
        <w:r w:rsidR="0048796B" w:rsidDel="00C5085C">
          <w:delText xml:space="preserve">.  </w:delText>
        </w:r>
      </w:del>
      <w:ins w:id="978" w:author="hoffman" w:date="2009-06-10T14:05:00Z">
        <w:r w:rsidR="00C5085C">
          <w:t xml:space="preserve">.  </w:t>
        </w:r>
      </w:ins>
      <w:r w:rsidR="0048796B">
        <w:t>All other output files begin with the name of the output folder or directory, with some containing a suffix before the file name extension.</w:t>
      </w:r>
    </w:p>
    <w:p w:rsidR="00974512" w:rsidRDefault="00974512" w:rsidP="00262779">
      <w:r>
        <w:t xml:space="preserve"> </w:t>
      </w:r>
    </w:p>
    <w:p w:rsidR="009E1F32" w:rsidRDefault="00F25E2F" w:rsidP="00262779">
      <w:r w:rsidRPr="00F25E2F">
        <w:rPr>
          <w:rStyle w:val="NormalFixedChar"/>
          <w:b/>
        </w:rPr>
        <w:t>Kit Name</w:t>
      </w:r>
      <w:del w:id="979" w:author="hoffman" w:date="2009-06-10T14:05:00Z">
        <w:r w:rsidDel="00C5085C">
          <w:delText xml:space="preserve">.  </w:delText>
        </w:r>
      </w:del>
      <w:ins w:id="980" w:author="hoffman" w:date="2009-06-10T14:05:00Z">
        <w:r w:rsidR="00C5085C">
          <w:t xml:space="preserve">.  </w:t>
        </w:r>
      </w:ins>
      <w:r>
        <w:t>Select the kit or marker set that was used to produce the data being analyzed.</w:t>
      </w:r>
    </w:p>
    <w:p w:rsidR="00F25E2F" w:rsidRDefault="00F25E2F" w:rsidP="00262779"/>
    <w:p w:rsidR="00F25E2F" w:rsidRDefault="00F25E2F" w:rsidP="00262779">
      <w:r w:rsidRPr="00F25E2F">
        <w:rPr>
          <w:rStyle w:val="NormalFixedChar"/>
          <w:b/>
        </w:rPr>
        <w:t>Internal Lane Standard</w:t>
      </w:r>
      <w:del w:id="981" w:author="hoffman" w:date="2009-06-10T14:05:00Z">
        <w:r w:rsidDel="00C5085C">
          <w:delText xml:space="preserve">.  </w:delText>
        </w:r>
      </w:del>
      <w:ins w:id="982" w:author="hoffman" w:date="2009-06-10T14:05:00Z">
        <w:r w:rsidR="00C5085C">
          <w:t xml:space="preserve">.  </w:t>
        </w:r>
      </w:ins>
      <w:r w:rsidR="00947A72">
        <w:t>Select the appropriate internal lane standard for your data</w:t>
      </w:r>
      <w:del w:id="983" w:author="hoffman" w:date="2009-06-10T14:05:00Z">
        <w:r w:rsidR="00947A72" w:rsidDel="00C5085C">
          <w:delText xml:space="preserve">.  </w:delText>
        </w:r>
      </w:del>
      <w:ins w:id="984" w:author="hoffman" w:date="2009-06-10T14:05:00Z">
        <w:r w:rsidR="00C5085C">
          <w:t xml:space="preserve">.  </w:t>
        </w:r>
      </w:ins>
      <w:r w:rsidR="00947A72">
        <w:t>This list is updated when the kit selection is modified.</w:t>
      </w:r>
    </w:p>
    <w:p w:rsidR="00947A72" w:rsidRDefault="00947A72" w:rsidP="00262779"/>
    <w:p w:rsidR="00947A72" w:rsidRDefault="00947A72" w:rsidP="00262779">
      <w:pPr>
        <w:rPr>
          <w:ins w:id="985" w:author="hoffman" w:date="2009-08-20T12:52:00Z"/>
        </w:rPr>
      </w:pPr>
      <w:r w:rsidRPr="00947A72">
        <w:rPr>
          <w:rStyle w:val="NormalFixedChar"/>
          <w:b/>
        </w:rPr>
        <w:t>Minimum RFU</w:t>
      </w:r>
      <w:del w:id="986" w:author="hoffman" w:date="2009-06-10T14:05:00Z">
        <w:r w:rsidDel="00C5085C">
          <w:delText xml:space="preserve">.  </w:delText>
        </w:r>
      </w:del>
      <w:ins w:id="987" w:author="hoffman" w:date="2009-06-10T14:05:00Z">
        <w:r w:rsidR="00C5085C">
          <w:t xml:space="preserve">.  </w:t>
        </w:r>
      </w:ins>
      <w:r>
        <w:t xml:space="preserve">Select the minimum RFU for samples, ILS, </w:t>
      </w:r>
      <w:del w:id="988" w:author="hoffman" w:date="2009-08-20T12:52:00Z">
        <w:r w:rsidDel="006C712D">
          <w:delText xml:space="preserve">and </w:delText>
        </w:r>
      </w:del>
      <w:r>
        <w:t>ladder data</w:t>
      </w:r>
      <w:ins w:id="989" w:author="hoffman" w:date="2009-08-20T12:52:00Z">
        <w:r w:rsidR="006C712D">
          <w:t>, and interlocus peaks</w:t>
        </w:r>
      </w:ins>
      <w:del w:id="990" w:author="hoffman" w:date="2009-06-10T14:05:00Z">
        <w:r w:rsidDel="00C5085C">
          <w:delText xml:space="preserve">.  </w:delText>
        </w:r>
      </w:del>
      <w:ins w:id="991" w:author="hoffman" w:date="2009-06-10T14:05:00Z">
        <w:r w:rsidR="00C5085C">
          <w:t xml:space="preserve">.  </w:t>
        </w:r>
      </w:ins>
      <w:r>
        <w:t xml:space="preserve">The default values are obtained from the </w:t>
      </w:r>
      <w:hyperlink w:anchor="_Configuration" w:history="1">
        <w:r w:rsidRPr="00947A72">
          <w:rPr>
            <w:rStyle w:val="Hyperlink"/>
          </w:rPr>
          <w:t>lab settings</w:t>
        </w:r>
      </w:hyperlink>
      <w:del w:id="992" w:author="hoffman" w:date="2009-06-10T14:05:00Z">
        <w:r w:rsidDel="00C5085C">
          <w:delText xml:space="preserve">.  </w:delText>
        </w:r>
      </w:del>
      <w:ins w:id="993" w:author="hoffman" w:date="2009-06-10T14:05:00Z">
        <w:r w:rsidR="00C5085C">
          <w:t xml:space="preserve">.  </w:t>
        </w:r>
      </w:ins>
      <w:r>
        <w:t>If the lab settings are specified to not allow the user to override these parameters, then user input to these fields is disabled.</w:t>
      </w:r>
    </w:p>
    <w:p w:rsidR="006C712D" w:rsidRDefault="006C712D" w:rsidP="00262779">
      <w:pPr>
        <w:rPr>
          <w:ins w:id="994" w:author="hoffman" w:date="2009-08-20T12:52:00Z"/>
        </w:rPr>
      </w:pPr>
    </w:p>
    <w:p w:rsidR="006C712D" w:rsidRDefault="0008786E" w:rsidP="00262779">
      <w:ins w:id="995" w:author="hoffman" w:date="2009-08-20T12:52:00Z">
        <w:r w:rsidRPr="0008786E">
          <w:rPr>
            <w:rStyle w:val="NormalFixedChar"/>
            <w:b/>
            <w:rPrChange w:id="996" w:author="hoffman" w:date="2009-08-20T12:54:00Z">
              <w:rPr>
                <w:rFonts w:ascii="Courier New" w:hAnsi="Courier New" w:cs="Courier New"/>
                <w:szCs w:val="24"/>
              </w:rPr>
            </w:rPrChange>
          </w:rPr>
          <w:t>Data</w:t>
        </w:r>
        <w:r w:rsidR="006C712D">
          <w:t xml:space="preserve">.  Select whether to obtain the </w:t>
        </w:r>
      </w:ins>
      <w:ins w:id="997" w:author="hoffman" w:date="2009-08-20T12:53:00Z">
        <w:r w:rsidR="006C712D">
          <w:t xml:space="preserve">raw or analyzed data from the </w:t>
        </w:r>
        <w:r w:rsidRPr="0008786E">
          <w:rPr>
            <w:rStyle w:val="NormalFixedChar"/>
            <w:rPrChange w:id="998" w:author="hoffman" w:date="2009-08-20T12:54:00Z">
              <w:rPr>
                <w:rFonts w:ascii="Courier New" w:hAnsi="Courier New" w:cs="Courier New"/>
                <w:szCs w:val="24"/>
              </w:rPr>
            </w:rPrChange>
          </w:rPr>
          <w:t>.fsa</w:t>
        </w:r>
        <w:r w:rsidR="006C712D">
          <w:t xml:space="preserve"> files.  If Analyzed is selected and there is no analyzed data, the results will indicate this condi</w:t>
        </w:r>
      </w:ins>
      <w:ins w:id="999" w:author="hoffman" w:date="2009-08-20T12:54:00Z">
        <w:r w:rsidR="006C712D">
          <w:t>tion.</w:t>
        </w:r>
      </w:ins>
    </w:p>
    <w:p w:rsidR="005C50B8" w:rsidRDefault="005C50B8" w:rsidP="00262779"/>
    <w:p w:rsidR="005C50B8" w:rsidRDefault="005C50B8" w:rsidP="00262779">
      <w:r>
        <w:t xml:space="preserve">When the </w:t>
      </w:r>
      <w:ins w:id="1000" w:author="hoffman" w:date="2009-06-10T14:16:00Z">
        <w:r w:rsidR="008A2675">
          <w:t>“</w:t>
        </w:r>
        <w:r w:rsidR="008A2675" w:rsidRPr="008E0634">
          <w:rPr>
            <w:rStyle w:val="NormalFixedChar"/>
          </w:rPr>
          <w:t>OK</w:t>
        </w:r>
        <w:r w:rsidR="008A2675">
          <w:t xml:space="preserve">” </w:t>
        </w:r>
      </w:ins>
      <w:r>
        <w:t xml:space="preserve">button </w:t>
      </w:r>
      <w:del w:id="1001" w:author="hoffman" w:date="2009-06-10T14:16:00Z">
        <w:r w:rsidDel="008A2675">
          <w:delText>labeled “</w:delText>
        </w:r>
        <w:r w:rsidRPr="008E0634" w:rsidDel="008A2675">
          <w:rPr>
            <w:rStyle w:val="NormalFixedChar"/>
          </w:rPr>
          <w:delText>OK</w:delText>
        </w:r>
        <w:r w:rsidDel="008A2675">
          <w:delText xml:space="preserve">” </w:delText>
        </w:r>
      </w:del>
      <w:r>
        <w:t>is pressed, the analysis begins and a new window appears with the status of the analysis as shown below.</w:t>
      </w:r>
    </w:p>
    <w:p w:rsidR="00974512" w:rsidRDefault="00974512" w:rsidP="00974512">
      <w:pPr>
        <w:pStyle w:val="Spacer"/>
      </w:pPr>
    </w:p>
    <w:p w:rsidR="00974512" w:rsidRDefault="00974512" w:rsidP="00974512">
      <w:pPr>
        <w:pStyle w:val="ImageCentered"/>
      </w:pPr>
      <w:r>
        <w:rPr>
          <w:noProof/>
        </w:rPr>
        <w:drawing>
          <wp:inline distT="0" distB="0" distL="0" distR="0">
            <wp:extent cx="5934075" cy="3048835"/>
            <wp:effectExtent l="19050" t="0" r="9525" b="0"/>
            <wp:docPr id="22" name="Picture 4" descr="E:\Users\hoffman\DEV\internal\osiris\docs\ScreenShots-1.2\150-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hoffman\DEV\internal\osiris\docs\ScreenShots-1.2\150-Running.PNG"/>
                    <pic:cNvPicPr>
                      <a:picLocks noChangeAspect="1" noChangeArrowheads="1"/>
                    </pic:cNvPicPr>
                  </pic:nvPicPr>
                  <pic:blipFill>
                    <a:blip r:embed="rId40" cstate="print"/>
                    <a:stretch>
                      <a:fillRect/>
                    </a:stretch>
                  </pic:blipFill>
                  <pic:spPr bwMode="auto">
                    <a:xfrm>
                      <a:off x="0" y="0"/>
                      <a:ext cx="5934075" cy="3048835"/>
                    </a:xfrm>
                    <a:prstGeom prst="rect">
                      <a:avLst/>
                    </a:prstGeom>
                    <a:noFill/>
                    <a:ln w="9525">
                      <a:noFill/>
                      <a:miter lim="800000"/>
                      <a:headEnd/>
                      <a:tailEnd/>
                    </a:ln>
                  </pic:spPr>
                </pic:pic>
              </a:graphicData>
            </a:graphic>
          </wp:inline>
        </w:drawing>
      </w:r>
    </w:p>
    <w:p w:rsidR="005C50B8" w:rsidRDefault="005C50B8" w:rsidP="00974512">
      <w:pPr>
        <w:pStyle w:val="Spacer"/>
      </w:pPr>
    </w:p>
    <w:p w:rsidR="00AE7582" w:rsidRDefault="008918AB">
      <w:r>
        <w:t xml:space="preserve">This window shows a list of each directory being </w:t>
      </w:r>
      <w:del w:id="1002" w:author="hoffman" w:date="2009-05-18T15:50:00Z">
        <w:r w:rsidDel="00721715">
          <w:delText>analyzed,</w:delText>
        </w:r>
      </w:del>
      <w:ins w:id="1003" w:author="hoffman" w:date="2009-05-18T15:50:00Z">
        <w:r w:rsidR="00721715">
          <w:t>analyzed;</w:t>
        </w:r>
      </w:ins>
      <w:r>
        <w:t xml:space="preserve"> however our example shows only one item</w:t>
      </w:r>
      <w:del w:id="1004" w:author="hoffman" w:date="2009-06-10T14:05:00Z">
        <w:r w:rsidDel="00C5085C">
          <w:delText xml:space="preserve">.  </w:delText>
        </w:r>
      </w:del>
      <w:ins w:id="1005" w:author="hoffman" w:date="2009-06-10T14:05:00Z">
        <w:r w:rsidR="00C5085C">
          <w:t xml:space="preserve">.  </w:t>
        </w:r>
      </w:ins>
      <w:r>
        <w:t xml:space="preserve">The status column shows one of the following: pending, </w:t>
      </w:r>
      <w:r w:rsidR="00A86E70">
        <w:t xml:space="preserve">canceled, </w:t>
      </w:r>
      <w:r>
        <w:t>running, failed, or completed</w:t>
      </w:r>
      <w:del w:id="1006" w:author="hoffman" w:date="2009-06-10T14:05:00Z">
        <w:r w:rsidDel="00C5085C">
          <w:delText xml:space="preserve">.  </w:delText>
        </w:r>
      </w:del>
      <w:ins w:id="1007" w:author="hoffman" w:date="2009-06-10T14:05:00Z">
        <w:r w:rsidR="00C5085C">
          <w:t xml:space="preserve">.  </w:t>
        </w:r>
      </w:ins>
      <w:r>
        <w:t>If the status is pending or running, it can be canceled by selecting one or more rows and pressing the ‘</w:t>
      </w:r>
      <w:r w:rsidRPr="008918AB">
        <w:rPr>
          <w:rStyle w:val="NormalFixedChar"/>
        </w:rPr>
        <w:t>Cancel Selection</w:t>
      </w:r>
      <w:r>
        <w:t>’ button</w:t>
      </w:r>
      <w:del w:id="1008" w:author="hoffman" w:date="2009-06-10T14:05:00Z">
        <w:r w:rsidDel="00C5085C">
          <w:delText xml:space="preserve">.  </w:delText>
        </w:r>
      </w:del>
      <w:ins w:id="1009" w:author="hoffman" w:date="2009-06-10T14:05:00Z">
        <w:r w:rsidR="00C5085C">
          <w:t xml:space="preserve">.  </w:t>
        </w:r>
      </w:ins>
      <w:r>
        <w:t>If the status is ‘failed’ or ‘completed’ the tabular data (.</w:t>
      </w:r>
      <w:r w:rsidRPr="008918AB">
        <w:rPr>
          <w:rStyle w:val="NormalFixedChar"/>
        </w:rPr>
        <w:t>oar</w:t>
      </w:r>
      <w:r>
        <w:t xml:space="preserve"> file) can be viewed either by double-clicking the item or selecting one or more items and pressing the “</w:t>
      </w:r>
      <w:r w:rsidRPr="008918AB">
        <w:rPr>
          <w:rStyle w:val="NormalFixedChar"/>
        </w:rPr>
        <w:t>View Selection</w:t>
      </w:r>
      <w:r>
        <w:t>” button</w:t>
      </w:r>
      <w:del w:id="1010" w:author="hoffman" w:date="2009-06-10T14:05:00Z">
        <w:r w:rsidDel="00C5085C">
          <w:delText xml:space="preserve">.  </w:delText>
        </w:r>
      </w:del>
      <w:ins w:id="1011" w:author="hoffman" w:date="2009-06-10T14:05:00Z">
        <w:r w:rsidR="00C5085C">
          <w:t xml:space="preserve">.  </w:t>
        </w:r>
      </w:ins>
      <w:r>
        <w:t>In the lower right corner of the window is a button labeled “</w:t>
      </w:r>
      <w:r w:rsidRPr="007265AD">
        <w:rPr>
          <w:rStyle w:val="NormalFixedChar"/>
        </w:rPr>
        <w:t>Details</w:t>
      </w:r>
      <w:r>
        <w:t>.”  When pressed, the details of analysis are displayed or hidden at the bottom of the window</w:t>
      </w:r>
      <w:del w:id="1012" w:author="hoffman" w:date="2009-06-10T14:05:00Z">
        <w:r w:rsidDel="00C5085C">
          <w:delText xml:space="preserve">.  </w:delText>
        </w:r>
      </w:del>
      <w:ins w:id="1013" w:author="hoffman" w:date="2009-06-10T14:05:00Z">
        <w:r w:rsidR="00C5085C">
          <w:t xml:space="preserve">.  </w:t>
        </w:r>
      </w:ins>
      <w:r>
        <w:t>Once the analysis is complete, the information is stored in a file in the output directory</w:t>
      </w:r>
      <w:del w:id="1014" w:author="hoffman" w:date="2009-06-10T14:05:00Z">
        <w:r w:rsidR="00664AFA" w:rsidDel="00C5085C">
          <w:delText xml:space="preserve">.  </w:delText>
        </w:r>
      </w:del>
      <w:ins w:id="1015" w:author="hoffman" w:date="2009-06-10T14:05:00Z">
        <w:r w:rsidR="00C5085C">
          <w:t xml:space="preserve">.  </w:t>
        </w:r>
      </w:ins>
      <w:r w:rsidR="00664AFA">
        <w:t xml:space="preserve">This file is automatically named beginning with the name of the folder followed by the date and time and finally </w:t>
      </w:r>
      <w:r>
        <w:t>with the file extension .</w:t>
      </w:r>
      <w:r w:rsidRPr="008918AB">
        <w:rPr>
          <w:rStyle w:val="NormalFixedChar"/>
        </w:rPr>
        <w:t>obr</w:t>
      </w:r>
      <w:r>
        <w:t xml:space="preserve"> for OSIRIS Batch </w:t>
      </w:r>
      <w:r w:rsidR="007265AD">
        <w:t>Report</w:t>
      </w:r>
      <w:del w:id="1016" w:author="hoffman" w:date="2009-06-10T14:05:00Z">
        <w:r w:rsidDel="00C5085C">
          <w:delText xml:space="preserve">.  </w:delText>
        </w:r>
      </w:del>
      <w:ins w:id="1017" w:author="hoffman" w:date="2009-06-10T14:05:00Z">
        <w:r w:rsidR="00C5085C">
          <w:t xml:space="preserve">.  </w:t>
        </w:r>
      </w:ins>
      <w:r>
        <w:t>This file can be viewed later to show the details and/or open the tabular or .</w:t>
      </w:r>
      <w:r w:rsidRPr="008918AB">
        <w:rPr>
          <w:rStyle w:val="NormalFixedChar"/>
        </w:rPr>
        <w:t>oar</w:t>
      </w:r>
      <w:r>
        <w:t xml:space="preserve"> files</w:t>
      </w:r>
      <w:del w:id="1018" w:author="hoffman" w:date="2009-06-10T14:05:00Z">
        <w:r w:rsidDel="00C5085C">
          <w:delText xml:space="preserve">. </w:delText>
        </w:r>
      </w:del>
      <w:ins w:id="1019" w:author="hoffman" w:date="2009-06-10T14:05:00Z">
        <w:r w:rsidR="00C5085C">
          <w:t xml:space="preserve">.  </w:t>
        </w:r>
      </w:ins>
      <w:r w:rsidR="00AE7582">
        <w:t>To retrieve an .</w:t>
      </w:r>
      <w:r w:rsidR="00AE7582" w:rsidRPr="00AE7582">
        <w:rPr>
          <w:rStyle w:val="NormalFixedChar"/>
        </w:rPr>
        <w:t>obr</w:t>
      </w:r>
      <w:r w:rsidR="00AE7582">
        <w:t xml:space="preserve"> file, select “</w:t>
      </w:r>
      <w:r w:rsidR="00AE7582" w:rsidRPr="00AE7582">
        <w:rPr>
          <w:rStyle w:val="NormalFixedChar"/>
        </w:rPr>
        <w:t>Open Batch File…</w:t>
      </w:r>
      <w:r w:rsidR="00AE7582">
        <w:t>” or “</w:t>
      </w:r>
      <w:r w:rsidR="00AE7582" w:rsidRPr="00AE7582">
        <w:rPr>
          <w:rStyle w:val="NormalFixedChar"/>
        </w:rPr>
        <w:t>Recent Files…</w:t>
      </w:r>
      <w:r w:rsidR="00AE7582">
        <w:t>” from the “</w:t>
      </w:r>
      <w:r w:rsidR="00AE7582" w:rsidRPr="00AE7582">
        <w:rPr>
          <w:rStyle w:val="NormalFixedChar"/>
        </w:rPr>
        <w:t>File</w:t>
      </w:r>
      <w:r w:rsidR="00AE7582">
        <w:t>” pull down menu on the menu bar.</w:t>
      </w:r>
      <w:del w:id="1020" w:author="hoffman" w:date="2009-05-18T15:51:00Z">
        <w:r w:rsidR="00AE7582" w:rsidDel="00721715">
          <w:br w:type="page"/>
        </w:r>
      </w:del>
    </w:p>
    <w:p w:rsidR="00AE7582" w:rsidRDefault="00AE7582" w:rsidP="00AE7582">
      <w:pPr>
        <w:pStyle w:val="Heading1"/>
      </w:pPr>
      <w:bookmarkStart w:id="1021" w:name="_OSIRIS_Report_Files"/>
      <w:bookmarkStart w:id="1022" w:name="_Toc246754591"/>
      <w:bookmarkEnd w:id="1021"/>
      <w:r>
        <w:t>OSIRIS Report Files</w:t>
      </w:r>
      <w:bookmarkEnd w:id="1022"/>
    </w:p>
    <w:p w:rsidR="00A86E70" w:rsidRDefault="00366AAD" w:rsidP="00A86E70">
      <w:r>
        <w:t>The OSIRIS report files</w:t>
      </w:r>
      <w:r w:rsidR="003B3492">
        <w:t>, also known as analysis files,</w:t>
      </w:r>
      <w:r>
        <w:t xml:space="preserve"> contain information about the peaks found in the electropherogram data including alleles, </w:t>
      </w:r>
      <w:ins w:id="1023" w:author="hoffman" w:date="2009-05-18T15:52:00Z">
        <w:r w:rsidR="00721715">
          <w:t xml:space="preserve">peak </w:t>
        </w:r>
      </w:ins>
      <w:r>
        <w:t xml:space="preserve">area, RFU, base pairs, mean peak time, </w:t>
      </w:r>
      <w:r w:rsidR="00F3653C">
        <w:t xml:space="preserve">artifacts, </w:t>
      </w:r>
      <w:r>
        <w:t>and alerts of potential problems</w:t>
      </w:r>
      <w:del w:id="1024" w:author="hoffman" w:date="2009-06-10T14:05:00Z">
        <w:r w:rsidDel="00C5085C">
          <w:delText xml:space="preserve">.  </w:delText>
        </w:r>
      </w:del>
      <w:ins w:id="1025" w:author="hoffman" w:date="2009-06-10T14:05:00Z">
        <w:r w:rsidR="00C5085C">
          <w:t xml:space="preserve">.  </w:t>
        </w:r>
      </w:ins>
      <w:r>
        <w:t>The file extension for the report files created by OSIRIS is .</w:t>
      </w:r>
      <w:r w:rsidRPr="00366AAD">
        <w:rPr>
          <w:rStyle w:val="NormalFixedChar"/>
        </w:rPr>
        <w:t>oar</w:t>
      </w:r>
      <w:r>
        <w:t xml:space="preserve"> for “OSIRIS Analysis Report.”  The data in these files can be edited and saved with the file extension of .</w:t>
      </w:r>
      <w:r w:rsidRPr="00366AAD">
        <w:rPr>
          <w:rStyle w:val="NormalFixedChar"/>
        </w:rPr>
        <w:t>oer</w:t>
      </w:r>
      <w:r>
        <w:t xml:space="preserve"> for “OSIRIS Edited Report.”  </w:t>
      </w:r>
      <w:r w:rsidR="003B3492">
        <w:t>To open a report file, select “</w:t>
      </w:r>
      <w:r w:rsidR="003B3492" w:rsidRPr="003B3492">
        <w:rPr>
          <w:rStyle w:val="NormalFixedChar"/>
        </w:rPr>
        <w:t>Open</w:t>
      </w:r>
      <w:r w:rsidR="003B3492">
        <w:t>” from the “</w:t>
      </w:r>
      <w:r w:rsidR="003B3492" w:rsidRPr="003B3492">
        <w:rPr>
          <w:rStyle w:val="NormalFixedChar"/>
        </w:rPr>
        <w:t>File</w:t>
      </w:r>
      <w:r w:rsidR="003B3492">
        <w:t>” pull down menu on the menu bar and search for the desired file</w:t>
      </w:r>
      <w:del w:id="1026" w:author="hoffman" w:date="2009-06-10T14:05:00Z">
        <w:r w:rsidR="003B3492" w:rsidDel="00C5085C">
          <w:delText xml:space="preserve">.  </w:delText>
        </w:r>
      </w:del>
      <w:ins w:id="1027" w:author="hoffman" w:date="2009-06-10T14:05:00Z">
        <w:r w:rsidR="00C5085C">
          <w:t xml:space="preserve">.  </w:t>
        </w:r>
      </w:ins>
      <w:r w:rsidR="003B3492">
        <w:t>To open a recently viewed file, select “</w:t>
      </w:r>
      <w:r w:rsidR="003B3492" w:rsidRPr="003B3492">
        <w:rPr>
          <w:rStyle w:val="NormalFixedChar"/>
        </w:rPr>
        <w:t>Recent Files…</w:t>
      </w:r>
      <w:r w:rsidR="003B3492">
        <w:t>” from the “</w:t>
      </w:r>
      <w:r w:rsidR="003B3492" w:rsidRPr="003B3492">
        <w:rPr>
          <w:rStyle w:val="NormalFixedChar"/>
        </w:rPr>
        <w:t>File</w:t>
      </w:r>
      <w:r w:rsidR="003B3492">
        <w:t>” pull down menu</w:t>
      </w:r>
      <w:del w:id="1028" w:author="hoffman" w:date="2009-06-10T14:05:00Z">
        <w:r w:rsidR="003B3492" w:rsidDel="00C5085C">
          <w:delText xml:space="preserve">.  </w:delText>
        </w:r>
      </w:del>
      <w:ins w:id="1029" w:author="hoffman" w:date="2009-06-10T14:05:00Z">
        <w:r w:rsidR="00C5085C">
          <w:t xml:space="preserve">.  </w:t>
        </w:r>
      </w:ins>
      <w:r w:rsidR="003B3492">
        <w:t>This will display a dialog window with up to 1000 recently viewed OSIRIS files of all types including report file</w:t>
      </w:r>
      <w:r w:rsidR="007265AD">
        <w:t>s</w:t>
      </w:r>
      <w:del w:id="1030" w:author="hoffman" w:date="2009-06-10T14:05:00Z">
        <w:r w:rsidR="003B3492" w:rsidDel="00C5085C">
          <w:delText xml:space="preserve">.  </w:delText>
        </w:r>
      </w:del>
      <w:ins w:id="1031" w:author="hoffman" w:date="2009-06-10T14:05:00Z">
        <w:r w:rsidR="00C5085C">
          <w:t xml:space="preserve">.  </w:t>
        </w:r>
      </w:ins>
      <w:r>
        <w:t xml:space="preserve">When </w:t>
      </w:r>
      <w:r w:rsidR="003B3492">
        <w:t xml:space="preserve">a report file is </w:t>
      </w:r>
      <w:r>
        <w:t>opened, a window appears with a split pane containing a table or spreadsheet in the top pane and alert info in the bottom</w:t>
      </w:r>
      <w:del w:id="1032" w:author="hoffman" w:date="2009-06-10T14:05:00Z">
        <w:r w:rsidDel="00C5085C">
          <w:delText xml:space="preserve">.  </w:delText>
        </w:r>
      </w:del>
      <w:ins w:id="1033" w:author="hoffman" w:date="2009-06-10T14:05:00Z">
        <w:r w:rsidR="00C5085C">
          <w:t xml:space="preserve">.  </w:t>
        </w:r>
      </w:ins>
      <w:r>
        <w:t>The border between the two panes can be moved by clickin</w:t>
      </w:r>
      <w:r w:rsidR="00C12659">
        <w:t>g and dragging with the mouse.</w:t>
      </w:r>
    </w:p>
    <w:p w:rsidR="0008786E" w:rsidRDefault="0008786E" w:rsidP="0008786E">
      <w:pPr>
        <w:pStyle w:val="Spacer"/>
        <w:pPrChange w:id="1034" w:author="hoffman" w:date="2009-05-18T15:54:00Z">
          <w:pPr/>
        </w:pPrChange>
      </w:pPr>
    </w:p>
    <w:p w:rsidR="00C12659" w:rsidRPr="00A86E70" w:rsidRDefault="00C12659" w:rsidP="00C12659">
      <w:pPr>
        <w:pStyle w:val="ImageCentered"/>
      </w:pPr>
      <w:r>
        <w:rPr>
          <w:noProof/>
        </w:rPr>
        <w:drawing>
          <wp:inline distT="0" distB="0" distL="0" distR="0">
            <wp:extent cx="5486400" cy="4386262"/>
            <wp:effectExtent l="19050" t="0" r="0" b="0"/>
            <wp:docPr id="20" name="Picture 2" descr="E:\Users\hoffman\DEV\internal\osiris\docs\ScreenShots-1.2\160-analysisTable-Ann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hoffman\DEV\internal\osiris\docs\ScreenShots-1.2\160-analysisTable-Annotated.PNG"/>
                    <pic:cNvPicPr>
                      <a:picLocks noChangeAspect="1" noChangeArrowheads="1"/>
                    </pic:cNvPicPr>
                  </pic:nvPicPr>
                  <pic:blipFill>
                    <a:blip r:embed="rId41" cstate="print"/>
                    <a:stretch>
                      <a:fillRect/>
                    </a:stretch>
                  </pic:blipFill>
                  <pic:spPr bwMode="auto">
                    <a:xfrm>
                      <a:off x="0" y="0"/>
                      <a:ext cx="5486400" cy="4386262"/>
                    </a:xfrm>
                    <a:prstGeom prst="rect">
                      <a:avLst/>
                    </a:prstGeom>
                    <a:noFill/>
                    <a:ln w="9525">
                      <a:noFill/>
                      <a:miter lim="800000"/>
                      <a:headEnd/>
                      <a:tailEnd/>
                    </a:ln>
                  </pic:spPr>
                </pic:pic>
              </a:graphicData>
            </a:graphic>
          </wp:inline>
        </w:drawing>
      </w:r>
    </w:p>
    <w:p w:rsidR="0008786E" w:rsidRDefault="0008786E" w:rsidP="0008786E">
      <w:pPr>
        <w:pStyle w:val="Spacer"/>
        <w:pPrChange w:id="1035" w:author="hoffman" w:date="2009-05-18T15:54:00Z">
          <w:pPr/>
        </w:pPrChange>
      </w:pPr>
    </w:p>
    <w:p w:rsidR="00C12659" w:rsidRDefault="00C12659" w:rsidP="006C225D">
      <w:r>
        <w:t>The output of our example analysis is shown above</w:t>
      </w:r>
      <w:del w:id="1036" w:author="hoffman" w:date="2009-06-10T14:05:00Z">
        <w:r w:rsidDel="00C5085C">
          <w:delText xml:space="preserve">.  </w:delText>
        </w:r>
      </w:del>
      <w:ins w:id="1037" w:author="hoffman" w:date="2009-06-10T14:05:00Z">
        <w:r w:rsidR="00C5085C">
          <w:t xml:space="preserve">.  </w:t>
        </w:r>
      </w:ins>
      <w:r>
        <w:t>Each row contains data for one sample</w:t>
      </w:r>
      <w:del w:id="1038" w:author="hoffman" w:date="2009-06-10T14:05:00Z">
        <w:r w:rsidDel="00C5085C">
          <w:delText xml:space="preserve">.  </w:delText>
        </w:r>
      </w:del>
      <w:ins w:id="1039" w:author="hoffman" w:date="2009-06-10T14:05:00Z">
        <w:r w:rsidR="00C5085C">
          <w:t xml:space="preserve">.  </w:t>
        </w:r>
      </w:ins>
      <w:r>
        <w:t>The first column contains “</w:t>
      </w:r>
      <w:r w:rsidRPr="008E0634">
        <w:rPr>
          <w:rStyle w:val="NormalFixedChar"/>
        </w:rPr>
        <w:t>XX</w:t>
      </w:r>
      <w:r>
        <w:t>” if there are any alerts related to the Internal Lane Standard and is blank if there are no alerts</w:t>
      </w:r>
      <w:del w:id="1040" w:author="hoffman" w:date="2009-06-10T14:05:00Z">
        <w:r w:rsidDel="00C5085C">
          <w:delText xml:space="preserve">.  </w:delText>
        </w:r>
      </w:del>
      <w:ins w:id="1041" w:author="hoffman" w:date="2009-06-10T14:05:00Z">
        <w:r w:rsidR="00C5085C">
          <w:t xml:space="preserve">.  </w:t>
        </w:r>
      </w:ins>
      <w:r>
        <w:t>The second column contains the numbers of all channels that have channel level alerts</w:t>
      </w:r>
      <w:del w:id="1042" w:author="hoffman" w:date="2009-06-10T14:05:00Z">
        <w:r w:rsidDel="00C5085C">
          <w:delText xml:space="preserve">.  </w:delText>
        </w:r>
      </w:del>
      <w:ins w:id="1043" w:author="hoffman" w:date="2009-06-10T14:05:00Z">
        <w:r w:rsidR="00C5085C">
          <w:t xml:space="preserve">.  </w:t>
        </w:r>
      </w:ins>
      <w:r>
        <w:t xml:space="preserve">All other columns </w:t>
      </w:r>
      <w:ins w:id="1044" w:author="hoffman" w:date="2009-05-18T15:54:00Z">
        <w:r w:rsidR="00721715">
          <w:t xml:space="preserve">except for the rightmost column </w:t>
        </w:r>
      </w:ins>
      <w:r>
        <w:t>are used for locus informati</w:t>
      </w:r>
      <w:r w:rsidR="00054167">
        <w:t>on with a column for each locus</w:t>
      </w:r>
      <w:del w:id="1045" w:author="hoffman" w:date="2009-06-10T14:05:00Z">
        <w:r w:rsidR="00054167" w:rsidDel="00C5085C">
          <w:delText xml:space="preserve">.  </w:delText>
        </w:r>
      </w:del>
      <w:ins w:id="1046" w:author="hoffman" w:date="2009-06-10T14:05:00Z">
        <w:r w:rsidR="00C5085C">
          <w:t xml:space="preserve">.  </w:t>
        </w:r>
      </w:ins>
      <w:r w:rsidR="00054167">
        <w:t>The locus name followed by a hyphen and the channel number is used for the column heading</w:t>
      </w:r>
      <w:del w:id="1047" w:author="hoffman" w:date="2009-06-10T14:05:00Z">
        <w:r w:rsidR="00054167" w:rsidDel="00C5085C">
          <w:delText>.</w:delText>
        </w:r>
        <w:r w:rsidDel="00C5085C">
          <w:delText xml:space="preserve">  </w:delText>
        </w:r>
      </w:del>
      <w:ins w:id="1048" w:author="hoffman" w:date="2009-06-10T14:05:00Z">
        <w:r w:rsidR="00C5085C">
          <w:t xml:space="preserve">.  </w:t>
        </w:r>
      </w:ins>
      <w:r>
        <w:t>The order of the columns is by channel and then location or time of peaks within the channel</w:t>
      </w:r>
      <w:del w:id="1049" w:author="hoffman" w:date="2009-06-10T14:05:00Z">
        <w:r w:rsidDel="00C5085C">
          <w:delText xml:space="preserve">.  </w:delText>
        </w:r>
      </w:del>
      <w:ins w:id="1050" w:author="hoffman" w:date="2009-06-10T14:05:00Z">
        <w:r w:rsidR="00C5085C">
          <w:t xml:space="preserve">.  </w:t>
        </w:r>
      </w:ins>
      <w:r>
        <w:t xml:space="preserve">The </w:t>
      </w:r>
      <w:r w:rsidR="00151EFD">
        <w:t>vertical lines separating each column are black where two adjacent columns represent loci in different channels and grey otherwise</w:t>
      </w:r>
      <w:del w:id="1051" w:author="hoffman" w:date="2009-06-10T14:05:00Z">
        <w:r w:rsidR="00151EFD" w:rsidDel="00C5085C">
          <w:delText xml:space="preserve">.  </w:delText>
        </w:r>
      </w:del>
      <w:ins w:id="1052" w:author="hoffman" w:date="2009-06-10T14:05:00Z">
        <w:r w:rsidR="00C5085C">
          <w:t xml:space="preserve">.  </w:t>
        </w:r>
      </w:ins>
      <w:commentRangeStart w:id="1053"/>
      <w:ins w:id="1054" w:author="hoffman" w:date="2009-05-18T15:55:00Z">
        <w:r w:rsidR="00721715">
          <w:t>The rightmost column contains t</w:t>
        </w:r>
      </w:ins>
      <w:ins w:id="1055" w:author="hoffman" w:date="2009-05-18T15:56:00Z">
        <w:r w:rsidR="00721715">
          <w:t>he name of the positive control when appropriate</w:t>
        </w:r>
      </w:ins>
      <w:commentRangeEnd w:id="1053"/>
      <w:ins w:id="1056" w:author="hoffman" w:date="2009-06-10T14:05:00Z">
        <w:r w:rsidR="00C5085C">
          <w:t xml:space="preserve">.  </w:t>
        </w:r>
      </w:ins>
      <w:ins w:id="1057" w:author="hoffman" w:date="2009-05-18T15:56:00Z">
        <w:r w:rsidR="00721715">
          <w:rPr>
            <w:rStyle w:val="CommentReference"/>
          </w:rPr>
          <w:commentReference w:id="1053"/>
        </w:r>
      </w:ins>
      <w:r w:rsidR="00151EFD">
        <w:t>The color scheme of the table cells is as follows:</w:t>
      </w:r>
    </w:p>
    <w:p w:rsidR="00151EFD" w:rsidRDefault="00151EFD" w:rsidP="00151EFD">
      <w:pPr>
        <w:pStyle w:val="Spacer"/>
      </w:pPr>
    </w:p>
    <w:p w:rsidR="00C12659" w:rsidRPr="00151EFD" w:rsidRDefault="00151EFD" w:rsidP="00211B58">
      <w:pPr>
        <w:tabs>
          <w:tab w:val="left" w:pos="4320"/>
        </w:tabs>
        <w:ind w:left="720" w:right="360" w:hanging="360"/>
        <w:rPr>
          <w:b/>
        </w:rPr>
      </w:pPr>
      <w:r w:rsidRPr="00151EFD">
        <w:rPr>
          <w:b/>
        </w:rPr>
        <w:t>White background</w:t>
      </w:r>
      <w:r w:rsidR="00211B58">
        <w:rPr>
          <w:b/>
        </w:rPr>
        <w:tab/>
      </w:r>
      <w:r w:rsidR="00211B58">
        <w:t xml:space="preserve">The </w:t>
      </w:r>
      <w:r w:rsidRPr="00151EFD">
        <w:t>entire sample</w:t>
      </w:r>
      <w:r w:rsidR="00211B58">
        <w:t xml:space="preserve"> has no alerts.</w:t>
      </w:r>
    </w:p>
    <w:p w:rsidR="00151EFD" w:rsidRPr="00151EFD" w:rsidRDefault="00151EFD" w:rsidP="00211B58">
      <w:pPr>
        <w:tabs>
          <w:tab w:val="left" w:pos="4320"/>
        </w:tabs>
        <w:ind w:left="720" w:right="360" w:hanging="360"/>
      </w:pPr>
      <w:r w:rsidRPr="00151EFD">
        <w:rPr>
          <w:b/>
        </w:rPr>
        <w:t>Yellow background, bold red text</w:t>
      </w:r>
      <w:r w:rsidR="00211B58">
        <w:rPr>
          <w:b/>
        </w:rPr>
        <w:tab/>
      </w:r>
      <w:r w:rsidRPr="00151EFD">
        <w:t>Th</w:t>
      </w:r>
      <w:r>
        <w:t xml:space="preserve">e selected </w:t>
      </w:r>
      <w:r w:rsidRPr="00151EFD">
        <w:t>cell has one or more alerts.</w:t>
      </w:r>
    </w:p>
    <w:p w:rsidR="00151EFD" w:rsidRDefault="00151EFD" w:rsidP="00F732C9">
      <w:pPr>
        <w:tabs>
          <w:tab w:val="left" w:pos="4320"/>
        </w:tabs>
        <w:ind w:left="4320" w:right="360" w:hanging="3960"/>
      </w:pPr>
      <w:r w:rsidRPr="00151EFD">
        <w:rPr>
          <w:b/>
        </w:rPr>
        <w:t>Pale yellow background, black text</w:t>
      </w:r>
      <w:r w:rsidR="00211B58">
        <w:rPr>
          <w:b/>
        </w:rPr>
        <w:tab/>
      </w:r>
      <w:r>
        <w:t>The selected</w:t>
      </w:r>
      <w:r w:rsidRPr="00151EFD">
        <w:t xml:space="preserve"> cell has no alerts, but the sample has one or more alerts</w:t>
      </w:r>
      <w:r>
        <w:t>.</w:t>
      </w:r>
    </w:p>
    <w:p w:rsidR="00A533AA" w:rsidRDefault="00A533AA" w:rsidP="006C225D">
      <w:r>
        <w:t>A table cell displayed in italics or with a tilde (~) indicates that the data in the cell has been edited after the analysis has been performed.</w:t>
      </w:r>
    </w:p>
    <w:p w:rsidR="00A533AA" w:rsidRDefault="00A533AA" w:rsidP="006C225D"/>
    <w:p w:rsidR="00D34941" w:rsidRDefault="00D34941" w:rsidP="00D34941">
      <w:pPr>
        <w:pStyle w:val="Heading2"/>
      </w:pPr>
      <w:bookmarkStart w:id="1058" w:name="_Toc246754592"/>
      <w:r>
        <w:t>Toolbar</w:t>
      </w:r>
      <w:ins w:id="1059" w:author="hoffman" w:date="2009-06-10T14:42:00Z">
        <w:r w:rsidR="006B5A28">
          <w:t xml:space="preserve"> and Menu</w:t>
        </w:r>
      </w:ins>
      <w:bookmarkEnd w:id="1058"/>
    </w:p>
    <w:p w:rsidR="00324411" w:rsidRDefault="006C225D" w:rsidP="006C225D">
      <w:pPr>
        <w:rPr>
          <w:ins w:id="1060" w:author="hoffman" w:date="2009-05-18T16:19:00Z"/>
        </w:rPr>
      </w:pPr>
      <w:r w:rsidRPr="006C225D">
        <w:t xml:space="preserve">The </w:t>
      </w:r>
      <w:r>
        <w:t>toolbar at the top of the window along with the “</w:t>
      </w:r>
      <w:r w:rsidRPr="00542856">
        <w:rPr>
          <w:rStyle w:val="NormalFixedChar"/>
        </w:rPr>
        <w:t>Table</w:t>
      </w:r>
      <w:r>
        <w:t xml:space="preserve">” pull down menu on the menu bar and the context (right click) menu have the following options: Graph, </w:t>
      </w:r>
      <w:ins w:id="1061" w:author="hoffman" w:date="2009-08-20T13:07:00Z">
        <w:r w:rsidR="00DF47B0">
          <w:t xml:space="preserve">Preview, </w:t>
        </w:r>
      </w:ins>
      <w:r>
        <w:t>Edit, History, Sort, Parameters, Display, and CMF</w:t>
      </w:r>
      <w:del w:id="1062" w:author="hoffman" w:date="2009-06-10T14:05:00Z">
        <w:r w:rsidDel="00C5085C">
          <w:delText xml:space="preserve">.  </w:delText>
        </w:r>
      </w:del>
      <w:ins w:id="1063" w:author="hoffman" w:date="2009-06-10T14:05:00Z">
        <w:r w:rsidR="00C5085C">
          <w:t xml:space="preserve">.  </w:t>
        </w:r>
      </w:ins>
      <w:r w:rsidR="00822AA7">
        <w:t>The menu also has an item for showing or hiding the toolbar and the last selection of this item is used as the default when opening subsequent report files</w:t>
      </w:r>
      <w:del w:id="1064" w:author="hoffman" w:date="2009-06-10T14:05:00Z">
        <w:r w:rsidR="00822AA7" w:rsidDel="00C5085C">
          <w:delText xml:space="preserve">.  </w:delText>
        </w:r>
      </w:del>
      <w:ins w:id="1065" w:author="hoffman" w:date="2009-06-10T14:05:00Z">
        <w:r w:rsidR="00C5085C">
          <w:t xml:space="preserve">.  </w:t>
        </w:r>
      </w:ins>
    </w:p>
    <w:p w:rsidR="00324411" w:rsidRDefault="00324411" w:rsidP="00324411">
      <w:pPr>
        <w:pStyle w:val="Spacer"/>
      </w:pPr>
      <w:moveToRangeStart w:id="1066" w:author="hoffman" w:date="2009-05-18T16:19:00Z" w:name="move230426921"/>
    </w:p>
    <w:p w:rsidR="00324411" w:rsidRPr="009D2C02" w:rsidRDefault="00324411" w:rsidP="00324411">
      <w:commentRangeStart w:id="1067"/>
      <w:moveTo w:id="1068" w:author="hoffman" w:date="2009-05-18T16:19:00Z">
        <w:r>
          <w:t xml:space="preserve">The text box on the right side of the toolbar displays the original location and name of the ABI </w:t>
        </w:r>
        <w:r w:rsidRPr="0087235F">
          <w:rPr>
            <w:rStyle w:val="NormalFixedChar"/>
          </w:rPr>
          <w:t>.fsa</w:t>
        </w:r>
        <w:r>
          <w:t xml:space="preserve"> file used to create </w:t>
        </w:r>
        <w:del w:id="1069" w:author="hoffman" w:date="2009-05-19T14:20:00Z">
          <w:r w:rsidDel="00693A20">
            <w:delText>th</w:delText>
          </w:r>
        </w:del>
        <w:del w:id="1070" w:author="hoffman" w:date="2009-05-18T16:20:00Z">
          <w:r w:rsidDel="00324411">
            <w:delText>is</w:delText>
          </w:r>
        </w:del>
      </w:moveTo>
      <w:ins w:id="1071" w:author="hoffman" w:date="2009-05-19T14:20:00Z">
        <w:r w:rsidR="00693A20">
          <w:t>the</w:t>
        </w:r>
      </w:ins>
      <w:moveTo w:id="1072" w:author="hoffman" w:date="2009-05-18T16:19:00Z">
        <w:r>
          <w:t xml:space="preserve"> analysis data</w:t>
        </w:r>
      </w:moveTo>
      <w:ins w:id="1073" w:author="hoffman" w:date="2009-05-18T16:20:00Z">
        <w:r>
          <w:t xml:space="preserve"> in the highlighted table row or cell</w:t>
        </w:r>
      </w:ins>
      <w:moveTo w:id="1074" w:author="hoffman" w:date="2009-05-18T16:19:00Z">
        <w:del w:id="1075" w:author="hoffman" w:date="2009-06-10T14:05:00Z">
          <w:r w:rsidDel="00C5085C">
            <w:delText xml:space="preserve">.  </w:delText>
          </w:r>
        </w:del>
      </w:moveTo>
      <w:ins w:id="1076" w:author="hoffman" w:date="2009-06-10T14:05:00Z">
        <w:r w:rsidR="00C5085C">
          <w:t xml:space="preserve">.  </w:t>
        </w:r>
      </w:ins>
      <w:moveTo w:id="1077" w:author="hoffman" w:date="2009-05-18T16:19:00Z">
        <w:r>
          <w:t>This cannot be modified, but if the name is too long to be displayed in its entirety, the user can select the text box and move the cursor in order to expose the beginning or end of the file name.</w:t>
        </w:r>
      </w:moveTo>
      <w:commentRangeEnd w:id="1067"/>
      <w:r>
        <w:rPr>
          <w:rStyle w:val="CommentReference"/>
        </w:rPr>
        <w:commentReference w:id="1067"/>
      </w:r>
    </w:p>
    <w:moveToRangeEnd w:id="1066"/>
    <w:p w:rsidR="00324411" w:rsidRDefault="00324411" w:rsidP="00324411">
      <w:pPr>
        <w:pStyle w:val="Spacer"/>
        <w:rPr>
          <w:ins w:id="1078" w:author="hoffman" w:date="2009-05-18T16:20:00Z"/>
        </w:rPr>
      </w:pPr>
    </w:p>
    <w:p w:rsidR="006C225D" w:rsidRDefault="006C225D" w:rsidP="006C225D">
      <w:r>
        <w:t xml:space="preserve">Following </w:t>
      </w:r>
      <w:r w:rsidR="00822AA7">
        <w:t>is a description of each option in the toolbar and menu:</w:t>
      </w:r>
    </w:p>
    <w:p w:rsidR="006C225D" w:rsidRDefault="006C225D" w:rsidP="00D34941">
      <w:pPr>
        <w:pStyle w:val="Spacer"/>
      </w:pPr>
    </w:p>
    <w:p w:rsidR="006C225D" w:rsidRDefault="006C225D" w:rsidP="006C225D">
      <w:pPr>
        <w:rPr>
          <w:ins w:id="1079" w:author="hoffman" w:date="2009-08-20T13:07:00Z"/>
        </w:rPr>
      </w:pPr>
      <w:r w:rsidRPr="00A533AA">
        <w:rPr>
          <w:rStyle w:val="NormalFixedChar"/>
          <w:b/>
        </w:rPr>
        <w:t>Graph</w:t>
      </w:r>
      <w:r w:rsidRPr="00A533AA">
        <w:rPr>
          <w:b/>
        </w:rPr>
        <w:t xml:space="preserve"> </w:t>
      </w:r>
      <w:r w:rsidR="0008786E" w:rsidRPr="0008786E">
        <w:rPr>
          <w:rPrChange w:id="1080" w:author="hoffman" w:date="2009-06-10T14:49:00Z">
            <w:rPr>
              <w:rFonts w:ascii="Courier New" w:hAnsi="Courier New" w:cs="Courier New"/>
              <w:b/>
              <w:szCs w:val="24"/>
            </w:rPr>
          </w:rPrChange>
        </w:rPr>
        <w:t>or</w:t>
      </w:r>
      <w:del w:id="1081" w:author="hoffman" w:date="2009-06-10T14:50:00Z">
        <w:r w:rsidRPr="00A533AA" w:rsidDel="009D37FB">
          <w:rPr>
            <w:b/>
          </w:rPr>
          <w:delText xml:space="preserve"> </w:delText>
        </w:r>
        <w:r w:rsidRPr="00A533AA" w:rsidDel="009D37FB">
          <w:rPr>
            <w:rStyle w:val="NormalFixedChar"/>
            <w:b/>
          </w:rPr>
          <w:delText xml:space="preserve">Display </w:delText>
        </w:r>
      </w:del>
      <w:ins w:id="1082" w:author="hoffman" w:date="2009-06-10T14:50:00Z">
        <w:r w:rsidR="009D37FB">
          <w:rPr>
            <w:rStyle w:val="NormalFixedChar"/>
            <w:b/>
          </w:rPr>
          <w:t xml:space="preserve"> D</w:t>
        </w:r>
        <w:r w:rsidR="009D37FB" w:rsidRPr="00A533AA">
          <w:rPr>
            <w:rStyle w:val="NormalFixedChar"/>
            <w:b/>
          </w:rPr>
          <w:t xml:space="preserve">isplay </w:t>
        </w:r>
      </w:ins>
      <w:r w:rsidRPr="00A533AA">
        <w:rPr>
          <w:rStyle w:val="NormalFixedChar"/>
          <w:b/>
        </w:rPr>
        <w:t>Graph</w:t>
      </w:r>
      <w:del w:id="1083" w:author="hoffman" w:date="2009-06-10T14:05:00Z">
        <w:r w:rsidDel="00C5085C">
          <w:delText xml:space="preserve">.  </w:delText>
        </w:r>
      </w:del>
      <w:ins w:id="1084" w:author="hoffman" w:date="2009-06-10T14:05:00Z">
        <w:r w:rsidR="00C5085C">
          <w:t xml:space="preserve">.  </w:t>
        </w:r>
      </w:ins>
      <w:r>
        <w:t>This option will open a plot or graphic window with the electropherogram data of the selected sample</w:t>
      </w:r>
      <w:del w:id="1085" w:author="hoffman" w:date="2009-06-10T14:05:00Z">
        <w:r w:rsidDel="00C5085C">
          <w:delText xml:space="preserve">.  </w:delText>
        </w:r>
      </w:del>
      <w:ins w:id="1086" w:author="hoffman" w:date="2009-06-10T14:05:00Z">
        <w:r w:rsidR="00C5085C">
          <w:t xml:space="preserve">.  </w:t>
        </w:r>
      </w:ins>
      <w:r>
        <w:t xml:space="preserve">If the selected cell is in a locus column, the plot(s) will be zoomed to the location of that </w:t>
      </w:r>
      <w:del w:id="1087" w:author="hoffman" w:date="2009-05-18T16:02:00Z">
        <w:r w:rsidDel="00B07AC2">
          <w:delText>locus,</w:delText>
        </w:r>
      </w:del>
      <w:ins w:id="1088" w:author="hoffman" w:date="2009-05-18T16:02:00Z">
        <w:r w:rsidR="00B07AC2">
          <w:t>locus;</w:t>
        </w:r>
      </w:ins>
      <w:r>
        <w:t xml:space="preserve"> otherwise the entire plot will be shown, excluding primer peak data</w:t>
      </w:r>
      <w:del w:id="1089" w:author="hoffman" w:date="2009-06-10T14:05:00Z">
        <w:r w:rsidDel="00C5085C">
          <w:delText xml:space="preserve">.  </w:delText>
        </w:r>
      </w:del>
      <w:ins w:id="1090" w:author="hoffman" w:date="2009-06-10T14:05:00Z">
        <w:r w:rsidR="00C5085C">
          <w:t xml:space="preserve">.  </w:t>
        </w:r>
      </w:ins>
      <w:r>
        <w:t xml:space="preserve">The plot window will display one plot for each channel unless the </w:t>
      </w:r>
      <w:r w:rsidRPr="006C225D">
        <w:rPr>
          <w:rStyle w:val="NormalFixedChar"/>
        </w:rPr>
        <w:t>Shift</w:t>
      </w:r>
      <w:r>
        <w:t xml:space="preserve"> key is pressed when this option is selected</w:t>
      </w:r>
      <w:del w:id="1091" w:author="hoffman" w:date="2009-06-10T14:05:00Z">
        <w:r w:rsidDel="00C5085C">
          <w:delText xml:space="preserve">.  </w:delText>
        </w:r>
      </w:del>
      <w:ins w:id="1092" w:author="hoffman" w:date="2009-06-10T14:05:00Z">
        <w:r w:rsidR="00C5085C">
          <w:t xml:space="preserve">.  </w:t>
        </w:r>
      </w:ins>
      <w:r>
        <w:t xml:space="preserve">If the </w:t>
      </w:r>
      <w:r w:rsidRPr="006C225D">
        <w:rPr>
          <w:rStyle w:val="NormalFixedChar"/>
        </w:rPr>
        <w:t>Shift</w:t>
      </w:r>
      <w:r>
        <w:t xml:space="preserve"> key is pressed and if the selected cell is in a column for a locus, the only channel displayed will be that of the selected locus, otherwise all channels will be displayed in the same plot</w:t>
      </w:r>
      <w:del w:id="1093" w:author="hoffman" w:date="2009-06-10T14:05:00Z">
        <w:r w:rsidDel="00C5085C">
          <w:delText xml:space="preserve">.  </w:delText>
        </w:r>
      </w:del>
      <w:ins w:id="1094" w:author="hoffman" w:date="2009-06-10T14:05:00Z">
        <w:r w:rsidR="00C5085C">
          <w:t xml:space="preserve">.  </w:t>
        </w:r>
      </w:ins>
      <w:r>
        <w:t>If the desired effect of the plot is not obtained immediately, the plot window can be manipulated in any way</w:t>
      </w:r>
      <w:del w:id="1095" w:author="hoffman" w:date="2009-06-10T14:05:00Z">
        <w:r w:rsidDel="00C5085C">
          <w:delText xml:space="preserve">.  </w:delText>
        </w:r>
      </w:del>
      <w:ins w:id="1096" w:author="hoffman" w:date="2009-06-10T14:05:00Z">
        <w:r w:rsidR="00C5085C">
          <w:t xml:space="preserve">.  </w:t>
        </w:r>
      </w:ins>
      <w:r>
        <w:t>Details are provided in the following section titled “</w:t>
      </w:r>
      <w:hyperlink w:anchor="_Osiris_Plot_Files_1" w:history="1">
        <w:r w:rsidRPr="006C225D">
          <w:rPr>
            <w:rStyle w:val="Hyperlink"/>
            <w:color w:val="000000"/>
            <w:u w:val="none"/>
          </w:rPr>
          <w:t>Osiris Plot Files.</w:t>
        </w:r>
      </w:hyperlink>
      <w:r>
        <w:t>”</w:t>
      </w:r>
    </w:p>
    <w:p w:rsidR="0008786E" w:rsidRDefault="0008786E" w:rsidP="0008786E">
      <w:pPr>
        <w:pStyle w:val="Spacer"/>
        <w:rPr>
          <w:ins w:id="1097" w:author="hoffman" w:date="2009-08-20T13:07:00Z"/>
        </w:rPr>
        <w:pPrChange w:id="1098" w:author="hoffman" w:date="2009-08-20T13:09:00Z">
          <w:pPr/>
        </w:pPrChange>
      </w:pPr>
    </w:p>
    <w:p w:rsidR="00DF47B0" w:rsidRDefault="0008786E" w:rsidP="006C225D">
      <w:ins w:id="1099" w:author="hoffman" w:date="2009-08-20T13:07:00Z">
        <w:r w:rsidRPr="0008786E">
          <w:rPr>
            <w:rStyle w:val="NormalFixedChar"/>
            <w:b/>
            <w:rPrChange w:id="1100" w:author="hoffman" w:date="2009-08-20T13:09:00Z">
              <w:rPr>
                <w:rFonts w:ascii="Courier New" w:hAnsi="Courier New" w:cs="Courier New"/>
                <w:szCs w:val="24"/>
              </w:rPr>
            </w:rPrChange>
          </w:rPr>
          <w:t>Preview</w:t>
        </w:r>
        <w:r w:rsidR="00DF47B0">
          <w:t xml:space="preserve">.  </w:t>
        </w:r>
      </w:ins>
      <w:ins w:id="1101" w:author="hoffman" w:date="2009-08-20T13:08:00Z">
        <w:r w:rsidR="00DF47B0">
          <w:t xml:space="preserve">This option will show or hide a plot panel immediately below the table to show the peaks of the currently selected sample and locus.  This plot is </w:t>
        </w:r>
      </w:ins>
      <w:ins w:id="1102" w:author="hoffman" w:date="2009-08-20T13:09:00Z">
        <w:r w:rsidR="00DF47B0">
          <w:t xml:space="preserve">automatically </w:t>
        </w:r>
      </w:ins>
      <w:ins w:id="1103" w:author="hoffman" w:date="2009-08-20T13:08:00Z">
        <w:r w:rsidR="00DF47B0">
          <w:t>updated when the user selected a different table cel</w:t>
        </w:r>
      </w:ins>
      <w:ins w:id="1104" w:author="hoffman" w:date="2009-08-20T13:09:00Z">
        <w:r w:rsidR="00DF47B0">
          <w:t>l.</w:t>
        </w:r>
      </w:ins>
    </w:p>
    <w:p w:rsidR="006C225D" w:rsidRDefault="006C225D" w:rsidP="00D34941">
      <w:pPr>
        <w:pStyle w:val="Spacer"/>
      </w:pPr>
    </w:p>
    <w:p w:rsidR="006C225D" w:rsidRDefault="006C225D" w:rsidP="006C225D">
      <w:r w:rsidRPr="00A533AA">
        <w:rPr>
          <w:rStyle w:val="NormalFixedChar"/>
          <w:b/>
        </w:rPr>
        <w:t>Edit</w:t>
      </w:r>
      <w:r w:rsidR="000B7CC7" w:rsidRPr="00A533AA">
        <w:rPr>
          <w:b/>
        </w:rPr>
        <w:t xml:space="preserve">, </w:t>
      </w:r>
      <w:r w:rsidR="0008786E" w:rsidRPr="0008786E">
        <w:rPr>
          <w:rPrChange w:id="1105" w:author="hoffman" w:date="2009-06-10T14:49:00Z">
            <w:rPr>
              <w:rFonts w:ascii="Courier New" w:hAnsi="Courier New" w:cs="Courier New"/>
              <w:b/>
              <w:szCs w:val="24"/>
            </w:rPr>
          </w:rPrChange>
        </w:rPr>
        <w:t>or</w:t>
      </w:r>
      <w:del w:id="1106" w:author="hoffman" w:date="2009-06-10T14:49:00Z">
        <w:r w:rsidR="000B7CC7" w:rsidRPr="00A533AA" w:rsidDel="009D37FB">
          <w:rPr>
            <w:b/>
          </w:rPr>
          <w:delText xml:space="preserve"> </w:delText>
        </w:r>
        <w:r w:rsidR="000B7CC7" w:rsidRPr="00A533AA" w:rsidDel="009D37FB">
          <w:rPr>
            <w:rStyle w:val="NormalFixedChar"/>
            <w:b/>
          </w:rPr>
          <w:delText xml:space="preserve">Edit </w:delText>
        </w:r>
      </w:del>
      <w:ins w:id="1107" w:author="hoffman" w:date="2009-06-10T14:49:00Z">
        <w:r w:rsidR="009D37FB">
          <w:rPr>
            <w:rStyle w:val="NormalFixedChar"/>
            <w:b/>
          </w:rPr>
          <w:t xml:space="preserve"> E</w:t>
        </w:r>
        <w:r w:rsidR="009D37FB" w:rsidRPr="00A533AA">
          <w:rPr>
            <w:rStyle w:val="NormalFixedChar"/>
            <w:b/>
          </w:rPr>
          <w:t xml:space="preserve">dit </w:t>
        </w:r>
      </w:ins>
      <w:r w:rsidR="000B7CC7" w:rsidRPr="00A533AA">
        <w:rPr>
          <w:rStyle w:val="NormalFixedChar"/>
          <w:b/>
        </w:rPr>
        <w:t xml:space="preserve">Alleles, </w:t>
      </w:r>
      <w:r w:rsidRPr="00A533AA">
        <w:rPr>
          <w:rStyle w:val="NormalFixedChar"/>
          <w:b/>
        </w:rPr>
        <w:t>Notices, and Notes</w:t>
      </w:r>
      <w:del w:id="1108" w:author="hoffman" w:date="2009-06-10T14:05:00Z">
        <w:r w:rsidDel="00C5085C">
          <w:delText xml:space="preserve">.  </w:delText>
        </w:r>
      </w:del>
      <w:ins w:id="1109" w:author="hoffman" w:date="2009-06-10T14:05:00Z">
        <w:r w:rsidR="00C5085C">
          <w:t xml:space="preserve">.  </w:t>
        </w:r>
      </w:ins>
      <w:r>
        <w:t xml:space="preserve">This </w:t>
      </w:r>
      <w:r w:rsidR="000B7CC7">
        <w:t>option allows the user to edit notices and notes relevant to the selected cell</w:t>
      </w:r>
      <w:del w:id="1110" w:author="hoffman" w:date="2009-06-10T14:05:00Z">
        <w:r w:rsidR="000B7CC7" w:rsidDel="00C5085C">
          <w:delText xml:space="preserve">.  </w:delText>
        </w:r>
      </w:del>
      <w:ins w:id="1111" w:author="hoffman" w:date="2009-06-10T14:05:00Z">
        <w:r w:rsidR="00C5085C">
          <w:t xml:space="preserve">.  </w:t>
        </w:r>
      </w:ins>
      <w:r w:rsidR="000B7CC7">
        <w:t>If the selected cell is in a locus column, the alleles and in some cases artifacts can also be edited</w:t>
      </w:r>
      <w:del w:id="1112" w:author="hoffman" w:date="2009-06-10T14:05:00Z">
        <w:r w:rsidR="000B7CC7" w:rsidDel="00C5085C">
          <w:delText xml:space="preserve">.  </w:delText>
        </w:r>
      </w:del>
      <w:ins w:id="1113" w:author="hoffman" w:date="2009-06-10T14:05:00Z">
        <w:r w:rsidR="00C5085C">
          <w:t xml:space="preserve">.  </w:t>
        </w:r>
      </w:ins>
      <w:r w:rsidR="000B7CC7">
        <w:t xml:space="preserve">The </w:t>
      </w:r>
      <w:r w:rsidR="00712BC0">
        <w:t>label</w:t>
      </w:r>
      <w:r w:rsidR="000B7CC7">
        <w:t xml:space="preserve"> on the </w:t>
      </w:r>
      <w:r w:rsidR="00712BC0">
        <w:t xml:space="preserve">pull down menu item or </w:t>
      </w:r>
      <w:r w:rsidR="000B7CC7">
        <w:t>context (right click) menu is “</w:t>
      </w:r>
      <w:r w:rsidR="000B7CC7" w:rsidRPr="000B7CC7">
        <w:rPr>
          <w:rStyle w:val="NormalFixedChar"/>
        </w:rPr>
        <w:t>Edit Alleles, Notices, and Notes</w:t>
      </w:r>
      <w:r w:rsidR="000B7CC7">
        <w:t>” for a locus column, and “</w:t>
      </w:r>
      <w:r w:rsidR="000B7CC7" w:rsidRPr="000B7CC7">
        <w:rPr>
          <w:rStyle w:val="NormalFixedChar"/>
        </w:rPr>
        <w:t>Edit Notices and Notes</w:t>
      </w:r>
      <w:r w:rsidR="000B7CC7">
        <w:t>” for the Channel or ILS columns</w:t>
      </w:r>
      <w:del w:id="1114" w:author="hoffman" w:date="2009-06-10T14:05:00Z">
        <w:r w:rsidR="000B7CC7" w:rsidDel="00C5085C">
          <w:delText xml:space="preserve">.  </w:delText>
        </w:r>
      </w:del>
      <w:ins w:id="1115" w:author="hoffman" w:date="2009-06-10T14:05:00Z">
        <w:r w:rsidR="00C5085C">
          <w:t xml:space="preserve">.  </w:t>
        </w:r>
      </w:ins>
      <w:r w:rsidR="000B7CC7">
        <w:t>Following is an example of the window displayed when selecting this option from the ILS or channel columns.</w:t>
      </w:r>
    </w:p>
    <w:p w:rsidR="000B7CC7" w:rsidRDefault="000B7CC7" w:rsidP="006C225D"/>
    <w:p w:rsidR="000B7CC7" w:rsidRPr="006C225D" w:rsidRDefault="000B7CC7" w:rsidP="000B7CC7">
      <w:pPr>
        <w:jc w:val="center"/>
      </w:pPr>
      <w:r>
        <w:rPr>
          <w:noProof/>
        </w:rPr>
        <w:drawing>
          <wp:inline distT="0" distB="0" distL="0" distR="0">
            <wp:extent cx="3541429" cy="2656072"/>
            <wp:effectExtent l="19050" t="0" r="1871" b="0"/>
            <wp:docPr id="24" name="Picture 3" descr="E:\Users\hoffman\DEV\internal\osiris\docs\ScreenShots-1.2\180-edit-not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hoffman\DEV\internal\osiris\docs\ScreenShots-1.2\180-edit-notices.png"/>
                    <pic:cNvPicPr>
                      <a:picLocks noChangeAspect="1" noChangeArrowheads="1"/>
                    </pic:cNvPicPr>
                  </pic:nvPicPr>
                  <pic:blipFill>
                    <a:blip r:embed="rId42" cstate="print"/>
                    <a:stretch>
                      <a:fillRect/>
                    </a:stretch>
                  </pic:blipFill>
                  <pic:spPr bwMode="auto">
                    <a:xfrm>
                      <a:off x="0" y="0"/>
                      <a:ext cx="3541429" cy="2656072"/>
                    </a:xfrm>
                    <a:prstGeom prst="rect">
                      <a:avLst/>
                    </a:prstGeom>
                    <a:noFill/>
                    <a:ln w="9525">
                      <a:noFill/>
                      <a:miter lim="800000"/>
                      <a:headEnd/>
                      <a:tailEnd/>
                    </a:ln>
                  </pic:spPr>
                </pic:pic>
              </a:graphicData>
            </a:graphic>
          </wp:inline>
        </w:drawing>
      </w:r>
    </w:p>
    <w:p w:rsidR="00984FA3" w:rsidRDefault="00984FA3" w:rsidP="00984FA3">
      <w:pPr>
        <w:pStyle w:val="Spacer"/>
      </w:pPr>
      <w:bookmarkStart w:id="1116" w:name="_Osiris_Plot_Files"/>
      <w:bookmarkEnd w:id="1116"/>
    </w:p>
    <w:p w:rsidR="000B7CC7" w:rsidRDefault="000B7CC7" w:rsidP="000B7CC7">
      <w:r>
        <w:t>The user can edit or disable any Sample, ILS, or Channel notices in the window</w:t>
      </w:r>
      <w:del w:id="1117" w:author="hoffman" w:date="2009-06-10T14:05:00Z">
        <w:r w:rsidDel="00C5085C">
          <w:delText xml:space="preserve">.  </w:delText>
        </w:r>
      </w:del>
      <w:ins w:id="1118" w:author="hoffman" w:date="2009-06-10T14:05:00Z">
        <w:r w:rsidR="00C5085C">
          <w:t xml:space="preserve">.  </w:t>
        </w:r>
      </w:ins>
      <w:r>
        <w:t>Also, it is encouraged to enter notes to explain the action taken</w:t>
      </w:r>
      <w:del w:id="1119" w:author="hoffman" w:date="2009-06-10T14:05:00Z">
        <w:r w:rsidDel="00C5085C">
          <w:delText xml:space="preserve">.  </w:delText>
        </w:r>
      </w:del>
      <w:ins w:id="1120" w:author="hoffman" w:date="2009-06-10T14:05:00Z">
        <w:r w:rsidR="00C5085C">
          <w:t xml:space="preserve">.  </w:t>
        </w:r>
      </w:ins>
      <w:r>
        <w:t>Following is an example of editing locus or allele peaks:</w:t>
      </w:r>
    </w:p>
    <w:p w:rsidR="000B7CC7" w:rsidRDefault="000B7CC7" w:rsidP="00D34941">
      <w:pPr>
        <w:pStyle w:val="Spacer"/>
      </w:pPr>
    </w:p>
    <w:p w:rsidR="000B7CC7" w:rsidRDefault="000B7CC7" w:rsidP="000B7CC7">
      <w:pPr>
        <w:jc w:val="center"/>
      </w:pPr>
      <w:r>
        <w:rPr>
          <w:noProof/>
        </w:rPr>
        <w:drawing>
          <wp:inline distT="0" distB="0" distL="0" distR="0">
            <wp:extent cx="4097895" cy="3073421"/>
            <wp:effectExtent l="19050" t="0" r="0" b="0"/>
            <wp:docPr id="25" name="Picture 4" descr="E:\Users\hoffman\DEV\internal\osiris\docs\ScreenShots-1.2\190-edit-AlleleP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hoffman\DEV\internal\osiris\docs\ScreenShots-1.2\190-edit-AllelePeaks.PNG"/>
                    <pic:cNvPicPr>
                      <a:picLocks noChangeAspect="1" noChangeArrowheads="1"/>
                    </pic:cNvPicPr>
                  </pic:nvPicPr>
                  <pic:blipFill>
                    <a:blip r:embed="rId43" cstate="print"/>
                    <a:stretch>
                      <a:fillRect/>
                    </a:stretch>
                  </pic:blipFill>
                  <pic:spPr bwMode="auto">
                    <a:xfrm>
                      <a:off x="0" y="0"/>
                      <a:ext cx="4097895" cy="3073421"/>
                    </a:xfrm>
                    <a:prstGeom prst="rect">
                      <a:avLst/>
                    </a:prstGeom>
                    <a:noFill/>
                    <a:ln w="9525">
                      <a:noFill/>
                      <a:miter lim="800000"/>
                      <a:headEnd/>
                      <a:tailEnd/>
                    </a:ln>
                  </pic:spPr>
                </pic:pic>
              </a:graphicData>
            </a:graphic>
          </wp:inline>
        </w:drawing>
      </w:r>
    </w:p>
    <w:p w:rsidR="000B7CC7" w:rsidRDefault="000B7CC7" w:rsidP="00D34941">
      <w:pPr>
        <w:pStyle w:val="Spacer"/>
      </w:pPr>
    </w:p>
    <w:p w:rsidR="00453F87" w:rsidRDefault="00453F87" w:rsidP="000B7CC7">
      <w:r>
        <w:t>The table above shows a column for each peak found in the selected locus, D3S1358 in this example</w:t>
      </w:r>
      <w:del w:id="1121" w:author="hoffman" w:date="2009-06-10T14:05:00Z">
        <w:r w:rsidDel="00C5085C">
          <w:delText xml:space="preserve">.  </w:delText>
        </w:r>
      </w:del>
      <w:ins w:id="1122" w:author="hoffman" w:date="2009-06-10T14:05:00Z">
        <w:r w:rsidR="00C5085C">
          <w:t xml:space="preserve">.  </w:t>
        </w:r>
      </w:ins>
      <w:r>
        <w:t>The first four rows, Allele, BPS, Off Ladder, and Homozygote, can be edited if the peak is an allele</w:t>
      </w:r>
      <w:del w:id="1123" w:author="hoffman" w:date="2009-06-10T14:05:00Z">
        <w:r w:rsidDel="00C5085C">
          <w:delText xml:space="preserve">.  </w:delText>
        </w:r>
      </w:del>
      <w:ins w:id="1124" w:author="hoffman" w:date="2009-06-10T14:05:00Z">
        <w:r w:rsidR="00C5085C">
          <w:t xml:space="preserve">.  </w:t>
        </w:r>
      </w:ins>
      <w:r>
        <w:t>The bottom three columns, Allele Peak, Artifact Peak, and Critical can be modified to determine if the peak is an Allele, an Artifact, or both and also, for artifacts whether or not they are critical</w:t>
      </w:r>
      <w:del w:id="1125" w:author="hoffman" w:date="2009-06-10T14:05:00Z">
        <w:r w:rsidDel="00C5085C">
          <w:delText xml:space="preserve">.  </w:delText>
        </w:r>
      </w:del>
      <w:ins w:id="1126" w:author="hoffman" w:date="2009-06-10T14:05:00Z">
        <w:r w:rsidR="00C5085C">
          <w:t xml:space="preserve">.  </w:t>
        </w:r>
      </w:ins>
      <w:r>
        <w:t>Whether or not an artifact is critical determines how it is displayed in the plot window which is covered in more detail in the next section</w:t>
      </w:r>
      <w:del w:id="1127" w:author="hoffman" w:date="2009-06-10T14:05:00Z">
        <w:r w:rsidDel="00C5085C">
          <w:delText xml:space="preserve">.  </w:delText>
        </w:r>
      </w:del>
      <w:ins w:id="1128" w:author="hoffman" w:date="2009-06-10T14:05:00Z">
        <w:r w:rsidR="00C5085C">
          <w:t xml:space="preserve">.  </w:t>
        </w:r>
      </w:ins>
      <w:r>
        <w:t>If a peak is not designated as an allele its details are not displayed in the Analysis window and if it is neither an allele nor an artifact, its details are not acknowledged in the Graph window for this sample</w:t>
      </w:r>
      <w:del w:id="1129" w:author="hoffman" w:date="2009-06-10T14:05:00Z">
        <w:r w:rsidDel="00C5085C">
          <w:delText xml:space="preserve">.  </w:delText>
        </w:r>
      </w:del>
      <w:ins w:id="1130" w:author="hoffman" w:date="2009-06-10T14:05:00Z">
        <w:r w:rsidR="00C5085C">
          <w:t xml:space="preserve">.  </w:t>
        </w:r>
      </w:ins>
      <w:r>
        <w:t>The allele notices can also be disabled or edited in the same manner as the sample, ILS, and channel notices by simply selecting the “</w:t>
      </w:r>
      <w:r w:rsidRPr="008E0634">
        <w:rPr>
          <w:rStyle w:val="NormalFixedChar"/>
        </w:rPr>
        <w:t>Notices</w:t>
      </w:r>
      <w:r>
        <w:t>” tab at the top of the window</w:t>
      </w:r>
      <w:del w:id="1131" w:author="hoffman" w:date="2009-06-10T14:05:00Z">
        <w:r w:rsidDel="00C5085C">
          <w:delText xml:space="preserve">.  </w:delText>
        </w:r>
      </w:del>
      <w:ins w:id="1132" w:author="hoffman" w:date="2009-06-10T14:05:00Z">
        <w:r w:rsidR="00C5085C">
          <w:t xml:space="preserve">.  </w:t>
        </w:r>
      </w:ins>
      <w:r>
        <w:t xml:space="preserve">Also, as with the sample, ILS, and channel notices, it is encouraged to enter notes describing all changes being made </w:t>
      </w:r>
      <w:r w:rsidR="00712BC0">
        <w:t xml:space="preserve">to </w:t>
      </w:r>
      <w:r>
        <w:t>the locus peaks and notices.</w:t>
      </w:r>
    </w:p>
    <w:p w:rsidR="00453F87" w:rsidRDefault="00453F87" w:rsidP="00D34941">
      <w:pPr>
        <w:pStyle w:val="Spacer"/>
      </w:pPr>
    </w:p>
    <w:p w:rsidR="00A533AA" w:rsidRDefault="00453F87" w:rsidP="000B7CC7">
      <w:r w:rsidRPr="00A533AA">
        <w:rPr>
          <w:rStyle w:val="NormalFixedChar"/>
          <w:b/>
        </w:rPr>
        <w:t>History</w:t>
      </w:r>
      <w:del w:id="1133" w:author="hoffman" w:date="2009-06-10T14:05:00Z">
        <w:r w:rsidDel="00C5085C">
          <w:delText xml:space="preserve">.  </w:delText>
        </w:r>
      </w:del>
      <w:ins w:id="1134" w:author="hoffman" w:date="2009-06-10T14:05:00Z">
        <w:r w:rsidR="00C5085C">
          <w:t xml:space="preserve">.  </w:t>
        </w:r>
      </w:ins>
      <w:r>
        <w:t xml:space="preserve">The history button </w:t>
      </w:r>
      <w:r w:rsidR="00C80000">
        <w:t xml:space="preserve">or menu item </w:t>
      </w:r>
      <w:r>
        <w:t xml:space="preserve">is used to display the </w:t>
      </w:r>
      <w:r w:rsidR="00C80000">
        <w:t xml:space="preserve">data as </w:t>
      </w:r>
      <w:del w:id="1135" w:author="hoffman" w:date="2009-05-18T16:12:00Z">
        <w:r w:rsidR="00C80000" w:rsidDel="00D30441">
          <w:delText xml:space="preserve">is </w:delText>
        </w:r>
      </w:del>
      <w:ins w:id="1136" w:author="hoffman" w:date="2009-05-18T16:12:00Z">
        <w:r w:rsidR="00D30441">
          <w:t xml:space="preserve">it </w:t>
        </w:r>
      </w:ins>
      <w:r w:rsidR="00C80000">
        <w:t>was saved in previous versions of the file</w:t>
      </w:r>
      <w:del w:id="1137" w:author="hoffman" w:date="2009-06-10T14:05:00Z">
        <w:r w:rsidR="00C80000" w:rsidDel="00C5085C">
          <w:delText xml:space="preserve">.  </w:delText>
        </w:r>
      </w:del>
      <w:ins w:id="1138" w:author="hoffman" w:date="2009-06-10T14:05:00Z">
        <w:r w:rsidR="00C5085C">
          <w:t xml:space="preserve">.  </w:t>
        </w:r>
      </w:ins>
      <w:r w:rsidR="00C80000">
        <w:t xml:space="preserve">This is more useful for </w:t>
      </w:r>
      <w:r w:rsidR="00C80000" w:rsidRPr="00C80000">
        <w:rPr>
          <w:rStyle w:val="NormalFixedChar"/>
        </w:rPr>
        <w:t>.oer</w:t>
      </w:r>
      <w:r w:rsidR="00C80000">
        <w:t xml:space="preserve"> (OSIRIS Edited Report) files than </w:t>
      </w:r>
      <w:r w:rsidR="00C80000" w:rsidRPr="00C80000">
        <w:rPr>
          <w:rStyle w:val="NormalFixedChar"/>
        </w:rPr>
        <w:t>.oar</w:t>
      </w:r>
      <w:r w:rsidR="00C80000">
        <w:t xml:space="preserve"> (OSIRIS Analysis Report) files because </w:t>
      </w:r>
      <w:r w:rsidR="00C80000" w:rsidRPr="00C80000">
        <w:rPr>
          <w:rStyle w:val="NormalFixedChar"/>
        </w:rPr>
        <w:t>.oar</w:t>
      </w:r>
      <w:r w:rsidR="00C80000">
        <w:t xml:space="preserve"> files should not be modified</w:t>
      </w:r>
      <w:del w:id="1139" w:author="hoffman" w:date="2009-06-10T14:05:00Z">
        <w:r w:rsidR="00C80000" w:rsidDel="00C5085C">
          <w:delText xml:space="preserve">.  </w:delText>
        </w:r>
      </w:del>
      <w:ins w:id="1140" w:author="hoffman" w:date="2009-06-10T14:05:00Z">
        <w:r w:rsidR="00C5085C">
          <w:t xml:space="preserve">.  </w:t>
        </w:r>
      </w:ins>
      <w:r w:rsidR="00C80000">
        <w:t>The history button or menu item displays a (sub)menu with a list of dates the file was saved along with “</w:t>
      </w:r>
      <w:r w:rsidR="00C80000" w:rsidRPr="00C80000">
        <w:rPr>
          <w:rStyle w:val="NormalFixedChar"/>
        </w:rPr>
        <w:t>Original</w:t>
      </w:r>
      <w:r w:rsidR="00C80000">
        <w:t>” and “</w:t>
      </w:r>
      <w:r w:rsidR="00C80000" w:rsidRPr="00C80000">
        <w:rPr>
          <w:rStyle w:val="NormalFixedChar"/>
        </w:rPr>
        <w:t>Current</w:t>
      </w:r>
      <w:r w:rsidR="00C80000">
        <w:t>.”  The “</w:t>
      </w:r>
      <w:r w:rsidR="00C80000" w:rsidRPr="00C80000">
        <w:rPr>
          <w:rStyle w:val="NormalFixedChar"/>
        </w:rPr>
        <w:t>Original</w:t>
      </w:r>
      <w:r w:rsidR="00C80000">
        <w:t>” selection show</w:t>
      </w:r>
      <w:ins w:id="1141" w:author="hoffman" w:date="2009-06-10T14:54:00Z">
        <w:r w:rsidR="00977943">
          <w:t>s</w:t>
        </w:r>
      </w:ins>
      <w:r w:rsidR="00C80000">
        <w:t xml:space="preserve"> the original data obtained from the analysis before anything was edited</w:t>
      </w:r>
      <w:del w:id="1142" w:author="hoffman" w:date="2009-06-10T14:05:00Z">
        <w:r w:rsidR="00C80000" w:rsidDel="00C5085C">
          <w:delText xml:space="preserve">.  </w:delText>
        </w:r>
      </w:del>
      <w:ins w:id="1143" w:author="hoffman" w:date="2009-06-10T14:05:00Z">
        <w:r w:rsidR="00C5085C">
          <w:t xml:space="preserve">.  </w:t>
        </w:r>
      </w:ins>
      <w:r w:rsidR="00C80000">
        <w:t>The “</w:t>
      </w:r>
      <w:r w:rsidR="00C80000" w:rsidRPr="00C80000">
        <w:rPr>
          <w:rStyle w:val="NormalFixedChar"/>
        </w:rPr>
        <w:t>Current</w:t>
      </w:r>
      <w:r w:rsidR="00C80000">
        <w:t>” selection shows the data with all editing (if any) performed since the last time it was saved</w:t>
      </w:r>
      <w:del w:id="1144" w:author="hoffman" w:date="2009-06-10T14:05:00Z">
        <w:r w:rsidR="00C80000" w:rsidDel="00C5085C">
          <w:delText xml:space="preserve">.  </w:delText>
        </w:r>
      </w:del>
      <w:ins w:id="1145" w:author="hoffman" w:date="2009-06-10T14:05:00Z">
        <w:r w:rsidR="00C5085C">
          <w:t xml:space="preserve">.  </w:t>
        </w:r>
      </w:ins>
      <w:r w:rsidR="00C80000">
        <w:t>If the file was saved an excessive number of times, some of the dates will appear in the menu with a selection for “</w:t>
      </w:r>
      <w:r w:rsidR="00C80000" w:rsidRPr="00C80000">
        <w:rPr>
          <w:rStyle w:val="NormalFixedChar"/>
        </w:rPr>
        <w:t>More…</w:t>
      </w:r>
      <w:r w:rsidR="00C80000">
        <w:t xml:space="preserve">” which </w:t>
      </w:r>
      <w:r w:rsidR="00712BC0">
        <w:t>displays a dialog window</w:t>
      </w:r>
      <w:r w:rsidR="00C80000">
        <w:t xml:space="preserve"> that allows the user to select</w:t>
      </w:r>
      <w:del w:id="1146" w:author="hoffman" w:date="2009-05-18T16:13:00Z">
        <w:r w:rsidR="00C80000" w:rsidDel="00D30441">
          <w:delText>ed</w:delText>
        </w:r>
      </w:del>
      <w:r w:rsidR="00C80000">
        <w:t xml:space="preserve"> from all of the dates/times the file was saved</w:t>
      </w:r>
      <w:del w:id="1147" w:author="hoffman" w:date="2009-06-10T14:05:00Z">
        <w:r w:rsidR="00C80000" w:rsidDel="00C5085C">
          <w:delText xml:space="preserve">.  </w:delText>
        </w:r>
      </w:del>
      <w:ins w:id="1148" w:author="hoffman" w:date="2009-06-10T14:05:00Z">
        <w:r w:rsidR="00C5085C">
          <w:t xml:space="preserve">.  </w:t>
        </w:r>
      </w:ins>
      <w:r w:rsidR="00C80000">
        <w:t>For the analysis window the first item in the history menu is one of the following depending on the selected cell</w:t>
      </w:r>
      <w:r w:rsidR="00037B86">
        <w:t xml:space="preserve"> or row</w:t>
      </w:r>
      <w:r w:rsidR="00C80000">
        <w:t xml:space="preserve">: </w:t>
      </w:r>
      <w:r w:rsidR="00037B86" w:rsidRPr="00037B86">
        <w:rPr>
          <w:rStyle w:val="NormalFixedChar"/>
        </w:rPr>
        <w:t>View Sample Notices</w:t>
      </w:r>
      <w:r w:rsidR="00037B86">
        <w:rPr>
          <w:rStyle w:val="NormalFixedChar"/>
        </w:rPr>
        <w:t xml:space="preserve">, </w:t>
      </w:r>
      <w:r w:rsidR="00C80000" w:rsidRPr="00A533AA">
        <w:rPr>
          <w:rStyle w:val="NormalFixedChar"/>
        </w:rPr>
        <w:t>View ILS Notices</w:t>
      </w:r>
      <w:r w:rsidR="00C80000">
        <w:t xml:space="preserve">, </w:t>
      </w:r>
      <w:r w:rsidR="00C80000" w:rsidRPr="00A533AA">
        <w:rPr>
          <w:rStyle w:val="NormalFixedChar"/>
        </w:rPr>
        <w:t>View Channel Notices</w:t>
      </w:r>
      <w:r w:rsidR="00C80000">
        <w:t xml:space="preserve">, </w:t>
      </w:r>
      <w:r w:rsidR="00037B86">
        <w:t>or</w:t>
      </w:r>
      <w:r w:rsidR="00C80000">
        <w:t xml:space="preserve"> </w:t>
      </w:r>
      <w:r w:rsidR="00C80000" w:rsidRPr="00A533AA">
        <w:rPr>
          <w:rStyle w:val="NormalFixedChar"/>
        </w:rPr>
        <w:t>Allele Edit History</w:t>
      </w:r>
      <w:del w:id="1149" w:author="hoffman" w:date="2009-06-10T14:05:00Z">
        <w:r w:rsidR="00037B86" w:rsidDel="00C5085C">
          <w:delText>.</w:delText>
        </w:r>
        <w:r w:rsidR="00A533AA" w:rsidDel="00C5085C">
          <w:delText xml:space="preserve"> </w:delText>
        </w:r>
        <w:r w:rsidR="00037B86" w:rsidDel="00C5085C">
          <w:delText xml:space="preserve"> </w:delText>
        </w:r>
      </w:del>
      <w:ins w:id="1150" w:author="hoffman" w:date="2009-06-10T14:05:00Z">
        <w:r w:rsidR="00C5085C">
          <w:t xml:space="preserve">.  </w:t>
        </w:r>
      </w:ins>
      <w:r w:rsidR="00A533AA">
        <w:t xml:space="preserve">This selection </w:t>
      </w:r>
      <w:r w:rsidR="00631328">
        <w:t xml:space="preserve">is enabled only for </w:t>
      </w:r>
      <w:r w:rsidR="00037B86">
        <w:t>data</w:t>
      </w:r>
      <w:r w:rsidR="00631328">
        <w:t xml:space="preserve"> that have a history of being edited and it displays </w:t>
      </w:r>
      <w:r w:rsidR="00A533AA">
        <w:t xml:space="preserve">a dialog window </w:t>
      </w:r>
      <w:r w:rsidR="00631328">
        <w:t xml:space="preserve">containing </w:t>
      </w:r>
      <w:r w:rsidR="00A533AA">
        <w:t>details of the editing performed and saved on the selected cell</w:t>
      </w:r>
      <w:r w:rsidR="00037B86">
        <w:t xml:space="preserve"> or sample</w:t>
      </w:r>
      <w:r w:rsidR="00A533AA">
        <w:t>.</w:t>
      </w:r>
    </w:p>
    <w:p w:rsidR="00A533AA" w:rsidRDefault="00A533AA" w:rsidP="00D34941">
      <w:pPr>
        <w:pStyle w:val="Spacer"/>
      </w:pPr>
    </w:p>
    <w:p w:rsidR="00A533AA" w:rsidRDefault="00A533AA" w:rsidP="000B7CC7">
      <w:r>
        <w:t>The buttons adjacent to the “</w:t>
      </w:r>
      <w:r w:rsidRPr="00A533AA">
        <w:rPr>
          <w:rStyle w:val="NormalFixedChar"/>
        </w:rPr>
        <w:t>History</w:t>
      </w:r>
      <w:r>
        <w:t>” button are used to display state of the file at the previous and next times the data was saved</w:t>
      </w:r>
      <w:del w:id="1151" w:author="hoffman" w:date="2009-06-10T14:05:00Z">
        <w:r w:rsidDel="00C5085C">
          <w:delText xml:space="preserve">.  </w:delText>
        </w:r>
      </w:del>
      <w:ins w:id="1152" w:author="hoffman" w:date="2009-06-10T14:05:00Z">
        <w:r w:rsidR="00C5085C">
          <w:t xml:space="preserve">.  </w:t>
        </w:r>
      </w:ins>
      <w:r>
        <w:t>If any historic time other than “</w:t>
      </w:r>
      <w:r w:rsidRPr="00A533AA">
        <w:rPr>
          <w:rStyle w:val="NormalFixedChar"/>
        </w:rPr>
        <w:t>Current</w:t>
      </w:r>
      <w:r>
        <w:t>” is selected, the selected time is displayed in the window title.</w:t>
      </w:r>
    </w:p>
    <w:p w:rsidR="00A533AA" w:rsidRDefault="00A533AA" w:rsidP="00D34941">
      <w:pPr>
        <w:pStyle w:val="Spacer"/>
      </w:pPr>
    </w:p>
    <w:p w:rsidR="00A533AA" w:rsidRDefault="00A533AA" w:rsidP="00A533AA">
      <w:r w:rsidRPr="00A533AA">
        <w:rPr>
          <w:rStyle w:val="NormalFixedChar"/>
          <w:b/>
        </w:rPr>
        <w:t>Sort</w:t>
      </w:r>
      <w:del w:id="1153" w:author="hoffman" w:date="2009-06-10T14:05:00Z">
        <w:r w:rsidDel="00C5085C">
          <w:delText xml:space="preserve">.  </w:delText>
        </w:r>
      </w:del>
      <w:del w:id="1154" w:author="hoffman" w:date="2009-06-10T14:06:00Z">
        <w:r w:rsidDel="00C5085C">
          <w:delText xml:space="preserve"> </w:delText>
        </w:r>
      </w:del>
      <w:ins w:id="1155" w:author="hoffman" w:date="2009-06-10T14:06:00Z">
        <w:r w:rsidR="00C5085C">
          <w:t xml:space="preserve">.  </w:t>
        </w:r>
      </w:ins>
      <w:r>
        <w:t>This allows the user to sort the samples by sample name or severity</w:t>
      </w:r>
      <w:del w:id="1156" w:author="hoffman" w:date="2009-06-10T14:05:00Z">
        <w:r w:rsidDel="00C5085C">
          <w:delText xml:space="preserve">.  </w:delText>
        </w:r>
      </w:del>
      <w:ins w:id="1157" w:author="hoffman" w:date="2009-06-10T14:05:00Z">
        <w:r w:rsidR="00C5085C">
          <w:t xml:space="preserve">.  </w:t>
        </w:r>
      </w:ins>
      <w:r>
        <w:t>When sorting by sample name, the ladders and positive controls are shown at the top followed by each sample i</w:t>
      </w:r>
      <w:ins w:id="1158" w:author="hoffman" w:date="2009-05-18T16:14:00Z">
        <w:r w:rsidR="00D30441">
          <w:t>n</w:t>
        </w:r>
      </w:ins>
      <w:del w:id="1159" w:author="hoffman" w:date="2009-05-18T16:14:00Z">
        <w:r w:rsidDel="00D30441">
          <w:delText>s</w:delText>
        </w:r>
      </w:del>
      <w:r>
        <w:t xml:space="preserve"> alphabetical order</w:t>
      </w:r>
      <w:del w:id="1160" w:author="hoffman" w:date="2009-06-10T14:05:00Z">
        <w:r w:rsidDel="00C5085C">
          <w:delText xml:space="preserve">.  </w:delText>
        </w:r>
      </w:del>
      <w:ins w:id="1161" w:author="hoffman" w:date="2009-06-10T14:05:00Z">
        <w:r w:rsidR="00C5085C">
          <w:t xml:space="preserve">.  </w:t>
        </w:r>
      </w:ins>
      <w:r>
        <w:t xml:space="preserve">When sorting by severity, </w:t>
      </w:r>
      <w:r w:rsidR="00203577">
        <w:t>the actual severity is determined by the number of notices for the sample</w:t>
      </w:r>
      <w:del w:id="1162" w:author="hoffman" w:date="2009-06-10T14:05:00Z">
        <w:r w:rsidR="00203577" w:rsidDel="00C5085C">
          <w:delText xml:space="preserve">.  </w:delText>
        </w:r>
      </w:del>
      <w:ins w:id="1163" w:author="hoffman" w:date="2009-06-10T14:05:00Z">
        <w:r w:rsidR="00C5085C">
          <w:t xml:space="preserve">.  </w:t>
        </w:r>
      </w:ins>
      <w:r w:rsidR="00203577">
        <w:t>A sample with no alleles found may be shown at the bottom even though it may be more severe than a sample with many alleles found, but also many notices.</w:t>
      </w:r>
    </w:p>
    <w:p w:rsidR="00203577" w:rsidRDefault="00203577" w:rsidP="00D34941">
      <w:pPr>
        <w:pStyle w:val="Spacer"/>
      </w:pPr>
    </w:p>
    <w:p w:rsidR="00203577" w:rsidRDefault="00203577" w:rsidP="00A533AA">
      <w:r w:rsidRPr="009D2C02">
        <w:rPr>
          <w:rStyle w:val="NormalFixedChar"/>
          <w:b/>
        </w:rPr>
        <w:t>Parameters</w:t>
      </w:r>
      <w:r w:rsidR="009D2C02" w:rsidRPr="009D2C02">
        <w:rPr>
          <w:rStyle w:val="NormalFixedChar"/>
          <w:b/>
        </w:rPr>
        <w:t>…</w:t>
      </w:r>
      <w:r w:rsidR="009D2C02" w:rsidRPr="009D2C02">
        <w:rPr>
          <w:b/>
        </w:rPr>
        <w:t xml:space="preserve"> </w:t>
      </w:r>
      <w:r w:rsidR="009D2C02">
        <w:t xml:space="preserve"> This button or menu item</w:t>
      </w:r>
      <w:r>
        <w:t xml:space="preserve"> displays a popup window containing the parameters used for this analysis</w:t>
      </w:r>
      <w:del w:id="1164" w:author="hoffman" w:date="2009-06-10T14:05:00Z">
        <w:r w:rsidDel="00C5085C">
          <w:delText xml:space="preserve">.  </w:delText>
        </w:r>
      </w:del>
      <w:ins w:id="1165" w:author="hoffman" w:date="2009-06-10T14:05:00Z">
        <w:r w:rsidR="00C5085C">
          <w:t xml:space="preserve">.  </w:t>
        </w:r>
      </w:ins>
      <w:r w:rsidR="009D2C02">
        <w:t>The input and output directories are hyperlinked to enable the user to view the contents</w:t>
      </w:r>
      <w:del w:id="1166" w:author="hoffman" w:date="2009-06-10T14:05:00Z">
        <w:r w:rsidR="009D2C02" w:rsidDel="00C5085C">
          <w:delText xml:space="preserve">.  </w:delText>
        </w:r>
      </w:del>
      <w:ins w:id="1167" w:author="hoffman" w:date="2009-06-10T14:05:00Z">
        <w:r w:rsidR="00C5085C">
          <w:t xml:space="preserve">.  </w:t>
        </w:r>
      </w:ins>
      <w:r w:rsidR="009D2C02">
        <w:t>Following is an example:</w:t>
      </w:r>
      <w:ins w:id="1168" w:author="hoffman" w:date="2009-08-20T13:17:00Z">
        <w:r w:rsidR="00EA208D">
          <w:t xml:space="preserve"> </w:t>
        </w:r>
      </w:ins>
    </w:p>
    <w:p w:rsidR="009D2C02" w:rsidRDefault="009D2C02" w:rsidP="00D34941">
      <w:pPr>
        <w:pStyle w:val="Spacer"/>
      </w:pPr>
    </w:p>
    <w:p w:rsidR="009D2C02" w:rsidRDefault="009D2C02" w:rsidP="009D2C02">
      <w:pPr>
        <w:jc w:val="center"/>
      </w:pPr>
      <w:r>
        <w:rPr>
          <w:noProof/>
        </w:rPr>
        <w:drawing>
          <wp:inline distT="0" distB="0" distL="0" distR="0">
            <wp:extent cx="3013981" cy="1034561"/>
            <wp:effectExtent l="19050" t="0" r="0" b="0"/>
            <wp:docPr id="26" name="Picture 5" descr="E:\Users\hoffman\DEV\internal\osiris\docs\ScreenShots-1.2\200-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hoffman\DEV\internal\osiris\docs\ScreenShots-1.2\200-Parameters.png"/>
                    <pic:cNvPicPr>
                      <a:picLocks noChangeAspect="1" noChangeArrowheads="1"/>
                    </pic:cNvPicPr>
                  </pic:nvPicPr>
                  <pic:blipFill>
                    <a:blip r:embed="rId44" cstate="print"/>
                    <a:stretch>
                      <a:fillRect/>
                    </a:stretch>
                  </pic:blipFill>
                  <pic:spPr bwMode="auto">
                    <a:xfrm>
                      <a:off x="0" y="0"/>
                      <a:ext cx="3013981" cy="1034561"/>
                    </a:xfrm>
                    <a:prstGeom prst="rect">
                      <a:avLst/>
                    </a:prstGeom>
                    <a:noFill/>
                    <a:ln w="9525">
                      <a:noFill/>
                      <a:miter lim="800000"/>
                      <a:headEnd/>
                      <a:tailEnd/>
                    </a:ln>
                  </pic:spPr>
                </pic:pic>
              </a:graphicData>
            </a:graphic>
          </wp:inline>
        </w:drawing>
      </w:r>
    </w:p>
    <w:p w:rsidR="009D2C02" w:rsidRDefault="009D2C02" w:rsidP="00D34941">
      <w:pPr>
        <w:pStyle w:val="Spacer"/>
      </w:pPr>
    </w:p>
    <w:p w:rsidR="009D2C02" w:rsidRDefault="009D2C02" w:rsidP="00A533AA">
      <w:r w:rsidRPr="009D2C02">
        <w:rPr>
          <w:rStyle w:val="NormalFixedChar"/>
          <w:b/>
        </w:rPr>
        <w:t>Display</w:t>
      </w:r>
      <w:del w:id="1169" w:author="hoffman" w:date="2009-06-10T14:05:00Z">
        <w:r w:rsidRPr="009D2C02" w:rsidDel="00C5085C">
          <w:rPr>
            <w:b/>
          </w:rPr>
          <w:delText xml:space="preserve">.  </w:delText>
        </w:r>
      </w:del>
      <w:ins w:id="1170" w:author="hoffman" w:date="2009-06-10T14:05:00Z">
        <w:r w:rsidR="00C5085C">
          <w:rPr>
            <w:b/>
          </w:rPr>
          <w:t xml:space="preserve">.  </w:t>
        </w:r>
      </w:ins>
      <w:r w:rsidRPr="009D2C02">
        <w:t xml:space="preserve">This </w:t>
      </w:r>
      <w:r>
        <w:t>pull down or submenu allows the user to display Alleles, BPS, RFU, Time, or Peak Area in the table cells.</w:t>
      </w:r>
    </w:p>
    <w:p w:rsidR="009D2C02" w:rsidRDefault="009D2C02" w:rsidP="00D34941">
      <w:pPr>
        <w:pStyle w:val="Spacer"/>
      </w:pPr>
    </w:p>
    <w:p w:rsidR="009D2C02" w:rsidRDefault="009D2C02" w:rsidP="009D2C02">
      <w:r w:rsidRPr="006362AC">
        <w:rPr>
          <w:rStyle w:val="NormalFixedChar"/>
          <w:b/>
        </w:rPr>
        <w:t>CMF</w:t>
      </w:r>
      <w:r>
        <w:t xml:space="preserve"> </w:t>
      </w:r>
      <w:r w:rsidRPr="009D2C02">
        <w:t>or</w:t>
      </w:r>
      <w:r>
        <w:t xml:space="preserve"> </w:t>
      </w:r>
      <w:r w:rsidRPr="006362AC">
        <w:rPr>
          <w:rStyle w:val="NormalFixedChar"/>
          <w:b/>
        </w:rPr>
        <w:t>Export CMF File…</w:t>
      </w:r>
      <w:r>
        <w:t xml:space="preserve">  This option allows the user to export the data in a CODIS 3.2 Common Message Format (CMF) file</w:t>
      </w:r>
      <w:del w:id="1171" w:author="hoffman" w:date="2009-06-10T14:05:00Z">
        <w:r w:rsidDel="00C5085C">
          <w:delText xml:space="preserve">.  </w:delText>
        </w:r>
      </w:del>
      <w:ins w:id="1172" w:author="hoffman" w:date="2009-06-10T14:05:00Z">
        <w:r w:rsidR="00C5085C">
          <w:t xml:space="preserve">.  </w:t>
        </w:r>
      </w:ins>
      <w:r>
        <w:t>Please note that if the analysis file has been edited, it must first be saved before exporting a CMF file</w:t>
      </w:r>
      <w:del w:id="1173" w:author="hoffman" w:date="2009-06-10T14:05:00Z">
        <w:r w:rsidDel="00C5085C">
          <w:delText xml:space="preserve">.  </w:delText>
        </w:r>
      </w:del>
      <w:ins w:id="1174" w:author="hoffman" w:date="2009-06-10T14:05:00Z">
        <w:r w:rsidR="00C5085C">
          <w:t xml:space="preserve">.  </w:t>
        </w:r>
      </w:ins>
      <w:r>
        <w:t>If it has not been saved, a window will appear to prompt the user to decide whether to save the file or cancel</w:t>
      </w:r>
      <w:del w:id="1175" w:author="hoffman" w:date="2009-06-10T14:05:00Z">
        <w:r w:rsidDel="00C5085C">
          <w:delText xml:space="preserve">.  </w:delText>
        </w:r>
      </w:del>
      <w:ins w:id="1176" w:author="hoffman" w:date="2009-06-10T14:05:00Z">
        <w:r w:rsidR="00C5085C">
          <w:t xml:space="preserve">.  </w:t>
        </w:r>
      </w:ins>
      <w:r>
        <w:t>When exporting a CMF file, a dialog appears with many options for the file and each sample</w:t>
      </w:r>
      <w:del w:id="1177" w:author="hoffman" w:date="2009-06-10T14:05:00Z">
        <w:r w:rsidDel="00C5085C">
          <w:delText xml:space="preserve">.  </w:delText>
        </w:r>
      </w:del>
      <w:ins w:id="1178" w:author="hoffman" w:date="2009-06-10T14:05:00Z">
        <w:r w:rsidR="00C5085C">
          <w:t xml:space="preserve">.  </w:t>
        </w:r>
      </w:ins>
      <w:r>
        <w:t>Following is an example:</w:t>
      </w:r>
    </w:p>
    <w:p w:rsidR="009D2C02" w:rsidRDefault="009D2C02" w:rsidP="00D34941">
      <w:pPr>
        <w:pStyle w:val="Spacer"/>
      </w:pPr>
    </w:p>
    <w:p w:rsidR="009D2C02" w:rsidRDefault="009D2C02" w:rsidP="009D2C02">
      <w:pPr>
        <w:jc w:val="center"/>
      </w:pPr>
      <w:r>
        <w:rPr>
          <w:noProof/>
        </w:rPr>
        <w:drawing>
          <wp:inline distT="0" distB="0" distL="0" distR="0">
            <wp:extent cx="5430409" cy="1907855"/>
            <wp:effectExtent l="19050" t="0" r="0" b="0"/>
            <wp:docPr id="27" name="Picture 6" descr="E:\Users\hoffman\DEV\internal\osiris\docs\ScreenShots-1.2\210-Export-C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hoffman\DEV\internal\osiris\docs\ScreenShots-1.2\210-Export-CMF.PNG"/>
                    <pic:cNvPicPr>
                      <a:picLocks noChangeAspect="1" noChangeArrowheads="1"/>
                    </pic:cNvPicPr>
                  </pic:nvPicPr>
                  <pic:blipFill>
                    <a:blip r:embed="rId45" cstate="print"/>
                    <a:stretch>
                      <a:fillRect/>
                    </a:stretch>
                  </pic:blipFill>
                  <pic:spPr bwMode="auto">
                    <a:xfrm>
                      <a:off x="0" y="0"/>
                      <a:ext cx="5430409" cy="1907855"/>
                    </a:xfrm>
                    <a:prstGeom prst="rect">
                      <a:avLst/>
                    </a:prstGeom>
                    <a:noFill/>
                    <a:ln w="9525">
                      <a:noFill/>
                      <a:miter lim="800000"/>
                      <a:headEnd/>
                      <a:tailEnd/>
                    </a:ln>
                  </pic:spPr>
                </pic:pic>
              </a:graphicData>
            </a:graphic>
          </wp:inline>
        </w:drawing>
      </w:r>
    </w:p>
    <w:p w:rsidR="009D2C02" w:rsidRDefault="009D2C02" w:rsidP="00D34941">
      <w:pPr>
        <w:pStyle w:val="Spacer"/>
      </w:pPr>
    </w:p>
    <w:p w:rsidR="009D2C02" w:rsidRDefault="006362AC" w:rsidP="009D2C02">
      <w:r>
        <w:t>The Source Lab, Destination Lab, Submit User ID, and Default Specimen Types are automatically saved and used as the default for subsequent CMF files</w:t>
      </w:r>
      <w:del w:id="1179" w:author="hoffman" w:date="2009-06-10T14:05:00Z">
        <w:r w:rsidDel="00C5085C">
          <w:delText xml:space="preserve">.  </w:delText>
        </w:r>
      </w:del>
      <w:ins w:id="1180" w:author="hoffman" w:date="2009-06-10T14:05:00Z">
        <w:r w:rsidR="00C5085C">
          <w:t xml:space="preserve">.  </w:t>
        </w:r>
      </w:ins>
      <w:r>
        <w:t>The Batch ID is automatically created using the current date and time</w:t>
      </w:r>
      <w:del w:id="1181" w:author="hoffman" w:date="2009-06-10T14:05:00Z">
        <w:r w:rsidDel="00C5085C">
          <w:delText xml:space="preserve">.  </w:delText>
        </w:r>
      </w:del>
      <w:ins w:id="1182" w:author="hoffman" w:date="2009-06-10T14:05:00Z">
        <w:r w:rsidR="00C5085C">
          <w:t xml:space="preserve">.  </w:t>
        </w:r>
      </w:ins>
      <w:r>
        <w:t>The table contains a row for each sample</w:t>
      </w:r>
      <w:del w:id="1183" w:author="hoffman" w:date="2009-06-10T14:05:00Z">
        <w:r w:rsidDel="00C5085C">
          <w:delText xml:space="preserve">.  </w:delText>
        </w:r>
      </w:del>
      <w:ins w:id="1184" w:author="hoffman" w:date="2009-06-10T14:05:00Z">
        <w:r w:rsidR="00C5085C">
          <w:t xml:space="preserve">.  </w:t>
        </w:r>
      </w:ins>
      <w:r>
        <w:t>The exclude column allows the user to exclude one or more samples</w:t>
      </w:r>
      <w:del w:id="1185" w:author="hoffman" w:date="2009-06-10T14:05:00Z">
        <w:r w:rsidDel="00C5085C">
          <w:delText xml:space="preserve">.  </w:delText>
        </w:r>
      </w:del>
      <w:ins w:id="1186" w:author="hoffman" w:date="2009-06-10T14:05:00Z">
        <w:r w:rsidR="00C5085C">
          <w:t xml:space="preserve">.  </w:t>
        </w:r>
      </w:ins>
      <w:r>
        <w:t>The “</w:t>
      </w:r>
      <w:r w:rsidRPr="00631328">
        <w:rPr>
          <w:rStyle w:val="NormalFixedChar"/>
        </w:rPr>
        <w:t>Type</w:t>
      </w:r>
      <w:r>
        <w:t>” is a drop down list of all available types of specimens</w:t>
      </w:r>
      <w:del w:id="1187" w:author="hoffman" w:date="2009-06-10T14:05:00Z">
        <w:r w:rsidDel="00C5085C">
          <w:delText xml:space="preserve">.  </w:delText>
        </w:r>
      </w:del>
      <w:ins w:id="1188" w:author="hoffman" w:date="2009-06-10T14:05:00Z">
        <w:r w:rsidR="00C5085C">
          <w:t xml:space="preserve">.  </w:t>
        </w:r>
      </w:ins>
      <w:r>
        <w:t>If “</w:t>
      </w:r>
      <w:r w:rsidRPr="008E0634">
        <w:rPr>
          <w:rStyle w:val="NormalFixedChar"/>
        </w:rPr>
        <w:t>[Default]</w:t>
      </w:r>
      <w:r>
        <w:t xml:space="preserve">” is </w:t>
      </w:r>
      <w:r w:rsidR="00631328">
        <w:t>selected</w:t>
      </w:r>
      <w:r>
        <w:t>, then the selection for “</w:t>
      </w:r>
      <w:r w:rsidRPr="00631328">
        <w:rPr>
          <w:rStyle w:val="NormalFixedChar"/>
        </w:rPr>
        <w:t>Default Specimen Type</w:t>
      </w:r>
      <w:r>
        <w:t>” above is used</w:t>
      </w:r>
      <w:del w:id="1189" w:author="hoffman" w:date="2009-06-10T14:05:00Z">
        <w:r w:rsidDel="00C5085C">
          <w:delText xml:space="preserve">.  </w:delText>
        </w:r>
      </w:del>
      <w:ins w:id="1190" w:author="hoffman" w:date="2009-06-10T14:05:00Z">
        <w:r w:rsidR="00C5085C">
          <w:t xml:space="preserve">.  </w:t>
        </w:r>
      </w:ins>
      <w:r>
        <w:t>“</w:t>
      </w:r>
      <w:r w:rsidRPr="00631328">
        <w:rPr>
          <w:rStyle w:val="NormalFixedChar"/>
        </w:rPr>
        <w:t>Partial</w:t>
      </w:r>
      <w:r>
        <w:t>” is selected if one or more loci do not have any allele calls</w:t>
      </w:r>
      <w:del w:id="1191" w:author="hoffman" w:date="2009-06-10T14:05:00Z">
        <w:r w:rsidDel="00C5085C">
          <w:delText xml:space="preserve">.  </w:delText>
        </w:r>
      </w:del>
      <w:ins w:id="1192" w:author="hoffman" w:date="2009-06-10T14:05:00Z">
        <w:r w:rsidR="00C5085C">
          <w:t xml:space="preserve">.  </w:t>
        </w:r>
      </w:ins>
      <w:r>
        <w:t>This can be modified by the user</w:t>
      </w:r>
      <w:del w:id="1193" w:author="hoffman" w:date="2009-06-10T14:05:00Z">
        <w:r w:rsidDel="00C5085C">
          <w:delText xml:space="preserve">.  </w:delText>
        </w:r>
      </w:del>
      <w:ins w:id="1194" w:author="hoffman" w:date="2009-06-10T14:05:00Z">
        <w:r w:rsidR="00C5085C">
          <w:t xml:space="preserve">.  </w:t>
        </w:r>
      </w:ins>
      <w:r>
        <w:t>“</w:t>
      </w:r>
      <w:del w:id="1195" w:author="hoffman" w:date="2009-05-18T16:17:00Z">
        <w:r w:rsidRPr="008E0634" w:rsidDel="00D30441">
          <w:rPr>
            <w:rStyle w:val="NormalFixedChar"/>
          </w:rPr>
          <w:delText xml:space="preserve">Empty </w:delText>
        </w:r>
      </w:del>
      <w:ins w:id="1196" w:author="hoffman" w:date="2009-05-18T16:17:00Z">
        <w:r w:rsidR="00D30441">
          <w:rPr>
            <w:rStyle w:val="NormalFixedChar"/>
          </w:rPr>
          <w:t>Missing</w:t>
        </w:r>
        <w:r w:rsidR="00D30441" w:rsidRPr="008E0634">
          <w:rPr>
            <w:rStyle w:val="NormalFixedChar"/>
          </w:rPr>
          <w:t xml:space="preserve"> </w:t>
        </w:r>
      </w:ins>
      <w:r w:rsidRPr="008E0634">
        <w:rPr>
          <w:rStyle w:val="NormalFixedChar"/>
        </w:rPr>
        <w:t>Loci</w:t>
      </w:r>
      <w:r>
        <w:t>” shows a list of all loci that do not have any allele</w:t>
      </w:r>
      <w:r w:rsidR="00631328">
        <w:t>s</w:t>
      </w:r>
      <w:del w:id="1197" w:author="hoffman" w:date="2009-06-10T14:05:00Z">
        <w:r w:rsidDel="00C5085C">
          <w:delText xml:space="preserve">.  </w:delText>
        </w:r>
      </w:del>
      <w:ins w:id="1198" w:author="hoffman" w:date="2009-06-10T14:05:00Z">
        <w:r w:rsidR="00C5085C">
          <w:t xml:space="preserve">.  </w:t>
        </w:r>
      </w:ins>
      <w:r>
        <w:t>“</w:t>
      </w:r>
      <w:r w:rsidRPr="00631328">
        <w:rPr>
          <w:rStyle w:val="NormalFixedChar"/>
        </w:rPr>
        <w:t>Source ID</w:t>
      </w:r>
      <w:r>
        <w:t>” and “</w:t>
      </w:r>
      <w:r w:rsidRPr="00631328">
        <w:rPr>
          <w:rStyle w:val="NormalFixedChar"/>
        </w:rPr>
        <w:t>Case ID</w:t>
      </w:r>
      <w:r>
        <w:t>” can be edited by the user</w:t>
      </w:r>
      <w:del w:id="1199" w:author="hoffman" w:date="2009-06-10T14:05:00Z">
        <w:r w:rsidDel="00C5085C">
          <w:delText xml:space="preserve">.  </w:delText>
        </w:r>
      </w:del>
      <w:ins w:id="1200" w:author="hoffman" w:date="2009-06-10T14:05:00Z">
        <w:r w:rsidR="00C5085C">
          <w:t xml:space="preserve">.  </w:t>
        </w:r>
      </w:ins>
      <w:r>
        <w:t>“</w:t>
      </w:r>
      <w:r w:rsidRPr="00631328">
        <w:rPr>
          <w:rStyle w:val="NormalFixedChar"/>
        </w:rPr>
        <w:t>Sample name</w:t>
      </w:r>
      <w:r>
        <w:t xml:space="preserve">” is by default the name of the sample taken from the name of the original ABI </w:t>
      </w:r>
      <w:r w:rsidRPr="006362AC">
        <w:rPr>
          <w:rStyle w:val="NormalFixedChar"/>
        </w:rPr>
        <w:t>.fsa</w:t>
      </w:r>
      <w:r>
        <w:t xml:space="preserve"> file and used in the analysis file</w:t>
      </w:r>
      <w:del w:id="1201" w:author="hoffman" w:date="2009-06-10T14:05:00Z">
        <w:r w:rsidDel="00C5085C">
          <w:delText xml:space="preserve">.  </w:delText>
        </w:r>
      </w:del>
      <w:ins w:id="1202" w:author="hoffman" w:date="2009-06-10T14:05:00Z">
        <w:r w:rsidR="00C5085C">
          <w:t xml:space="preserve">.  </w:t>
        </w:r>
      </w:ins>
      <w:r>
        <w:t xml:space="preserve">It is also used </w:t>
      </w:r>
      <w:del w:id="1203" w:author="hoffman" w:date="2009-06-10T14:58:00Z">
        <w:r w:rsidDel="00977943">
          <w:delText xml:space="preserve">to </w:delText>
        </w:r>
      </w:del>
      <w:ins w:id="1204" w:author="hoffman" w:date="2009-06-10T14:58:00Z">
        <w:r w:rsidR="00977943">
          <w:t xml:space="preserve">as </w:t>
        </w:r>
      </w:ins>
      <w:del w:id="1205" w:author="hoffman" w:date="2009-05-18T16:17:00Z">
        <w:r w:rsidDel="00D30441">
          <w:delText xml:space="preserve">as </w:delText>
        </w:r>
      </w:del>
      <w:r>
        <w:t>the row label on the left, but for purposes of writing a CMF file, it can be edited in the “</w:t>
      </w:r>
      <w:r w:rsidRPr="00631328">
        <w:rPr>
          <w:rStyle w:val="NormalFixedChar"/>
        </w:rPr>
        <w:t>Sample name</w:t>
      </w:r>
      <w:r>
        <w:t>” column</w:t>
      </w:r>
      <w:del w:id="1206" w:author="hoffman" w:date="2009-06-10T14:05:00Z">
        <w:r w:rsidDel="00C5085C">
          <w:delText xml:space="preserve">.  </w:delText>
        </w:r>
      </w:del>
      <w:ins w:id="1207" w:author="hoffman" w:date="2009-06-10T14:05:00Z">
        <w:r w:rsidR="00C5085C">
          <w:t xml:space="preserve">.  </w:t>
        </w:r>
      </w:ins>
      <w:r>
        <w:t>The “</w:t>
      </w:r>
      <w:r w:rsidRPr="00631328">
        <w:rPr>
          <w:rStyle w:val="NormalFixedChar"/>
        </w:rPr>
        <w:t>Comments</w:t>
      </w:r>
      <w:r>
        <w:t>” column allows the user to enter any desired comments for any sample to be included in the CMF file.</w:t>
      </w:r>
    </w:p>
    <w:p w:rsidR="006362AC" w:rsidRDefault="006362AC" w:rsidP="00D34941">
      <w:pPr>
        <w:pStyle w:val="Spacer"/>
      </w:pPr>
    </w:p>
    <w:p w:rsidR="006362AC" w:rsidRDefault="006362AC" w:rsidP="009D2C02">
      <w:r>
        <w:t xml:space="preserve">Below the table, the user can specify the name of the output file, which by default is the name and location of the Analysis file except with the file extension changed to </w:t>
      </w:r>
      <w:r w:rsidRPr="006362AC">
        <w:rPr>
          <w:rStyle w:val="NormalFixedChar"/>
        </w:rPr>
        <w:t>.cmf</w:t>
      </w:r>
      <w:del w:id="1208" w:author="hoffman" w:date="2009-06-10T14:05:00Z">
        <w:r w:rsidDel="00C5085C">
          <w:delText xml:space="preserve">.  </w:delText>
        </w:r>
      </w:del>
      <w:ins w:id="1209" w:author="hoffman" w:date="2009-06-10T14:05:00Z">
        <w:r w:rsidR="00C5085C">
          <w:t xml:space="preserve">.  </w:t>
        </w:r>
      </w:ins>
      <w:r>
        <w:t xml:space="preserve">To find another location or change the file name, the user can </w:t>
      </w:r>
      <w:r w:rsidR="00631328">
        <w:t>select</w:t>
      </w:r>
      <w:r>
        <w:t xml:space="preserve"> the “</w:t>
      </w:r>
      <w:r w:rsidRPr="00631328">
        <w:rPr>
          <w:rStyle w:val="NormalFixedChar"/>
        </w:rPr>
        <w:t>Browse…</w:t>
      </w:r>
      <w:r>
        <w:t>” button to choose from a file dialog window</w:t>
      </w:r>
      <w:del w:id="1210" w:author="hoffman" w:date="2009-06-10T14:05:00Z">
        <w:r w:rsidDel="00C5085C">
          <w:delText xml:space="preserve">.  </w:delText>
        </w:r>
      </w:del>
      <w:ins w:id="1211" w:author="hoffman" w:date="2009-06-10T14:05:00Z">
        <w:r w:rsidR="00C5085C">
          <w:t xml:space="preserve">.  </w:t>
        </w:r>
      </w:ins>
      <w:r>
        <w:t>There is a checkbox labeled “</w:t>
      </w:r>
      <w:r w:rsidRPr="00631328">
        <w:rPr>
          <w:rStyle w:val="NormalFixedChar"/>
        </w:rPr>
        <w:t>View File Location</w:t>
      </w:r>
      <w:r>
        <w:t xml:space="preserve">.”  If this is selected, a window with the location of the CMF file is displayed after the file is created in order to </w:t>
      </w:r>
      <w:r w:rsidR="0087235F">
        <w:t>access the file from the computer’s operating or window system</w:t>
      </w:r>
      <w:del w:id="1212" w:author="hoffman" w:date="2009-06-10T14:05:00Z">
        <w:r w:rsidR="0087235F" w:rsidDel="00C5085C">
          <w:delText xml:space="preserve">.  </w:delText>
        </w:r>
      </w:del>
      <w:ins w:id="1213" w:author="hoffman" w:date="2009-06-10T14:05:00Z">
        <w:r w:rsidR="00C5085C">
          <w:t xml:space="preserve">.  </w:t>
        </w:r>
      </w:ins>
      <w:r w:rsidR="0087235F">
        <w:t>The CMF file is created when the user presses the “</w:t>
      </w:r>
      <w:r w:rsidR="0087235F" w:rsidRPr="00631328">
        <w:rPr>
          <w:rStyle w:val="NormalFixedChar"/>
        </w:rPr>
        <w:t>OK</w:t>
      </w:r>
      <w:r w:rsidR="0087235F">
        <w:t>” button</w:t>
      </w:r>
      <w:del w:id="1214" w:author="hoffman" w:date="2009-06-10T14:05:00Z">
        <w:r w:rsidR="0087235F" w:rsidDel="00C5085C">
          <w:delText xml:space="preserve">.  </w:delText>
        </w:r>
      </w:del>
      <w:ins w:id="1215" w:author="hoffman" w:date="2009-06-10T14:05:00Z">
        <w:r w:rsidR="00C5085C">
          <w:t xml:space="preserve">.  </w:t>
        </w:r>
      </w:ins>
      <w:r w:rsidR="0087235F">
        <w:t>If the user presses the button labeled “</w:t>
      </w:r>
      <w:r w:rsidR="0087235F" w:rsidRPr="00631328">
        <w:rPr>
          <w:rStyle w:val="NormalFixedChar"/>
        </w:rPr>
        <w:t>Finish Later</w:t>
      </w:r>
      <w:r w:rsidR="0087235F">
        <w:t>” then this window will close and return the user to the Analysis window but all changes will be saved and restored if “</w:t>
      </w:r>
      <w:r w:rsidR="0087235F" w:rsidRPr="00631328">
        <w:rPr>
          <w:rStyle w:val="NormalFixedChar"/>
        </w:rPr>
        <w:t>CMF</w:t>
      </w:r>
      <w:r w:rsidR="0087235F">
        <w:t>” is selected again</w:t>
      </w:r>
      <w:del w:id="1216" w:author="hoffman" w:date="2009-06-10T14:05:00Z">
        <w:r w:rsidR="0087235F" w:rsidDel="00C5085C">
          <w:delText xml:space="preserve">.  </w:delText>
        </w:r>
      </w:del>
      <w:ins w:id="1217" w:author="hoffman" w:date="2009-06-10T14:05:00Z">
        <w:r w:rsidR="00C5085C">
          <w:t xml:space="preserve">.  </w:t>
        </w:r>
      </w:ins>
      <w:r w:rsidR="0087235F">
        <w:t>This is useful if the user needs to examine the data again before exporting the CMF file</w:t>
      </w:r>
      <w:del w:id="1218" w:author="hoffman" w:date="2009-06-10T14:05:00Z">
        <w:r w:rsidR="0087235F" w:rsidDel="00C5085C">
          <w:delText xml:space="preserve">.  </w:delText>
        </w:r>
      </w:del>
      <w:ins w:id="1219" w:author="hoffman" w:date="2009-06-10T14:05:00Z">
        <w:r w:rsidR="00C5085C">
          <w:t xml:space="preserve">.  </w:t>
        </w:r>
      </w:ins>
      <w:r w:rsidR="0087235F">
        <w:t>If the “</w:t>
      </w:r>
      <w:r w:rsidR="0087235F" w:rsidRPr="00631328">
        <w:rPr>
          <w:rStyle w:val="NormalFixedChar"/>
        </w:rPr>
        <w:t>Cancel</w:t>
      </w:r>
      <w:r w:rsidR="0087235F">
        <w:t>” button is pressed, all changes will be discarded.</w:t>
      </w:r>
    </w:p>
    <w:p w:rsidR="0087235F" w:rsidDel="00324411" w:rsidRDefault="0087235F" w:rsidP="00D34941">
      <w:pPr>
        <w:pStyle w:val="Spacer"/>
      </w:pPr>
      <w:moveFromRangeStart w:id="1220" w:author="hoffman" w:date="2009-05-18T16:19:00Z" w:name="move230426921"/>
    </w:p>
    <w:p w:rsidR="0087235F" w:rsidRPr="009D2C02" w:rsidDel="00324411" w:rsidRDefault="0087235F" w:rsidP="009D2C02">
      <w:moveFrom w:id="1221" w:author="hoffman" w:date="2009-05-18T16:19:00Z">
        <w:r w:rsidDel="00324411">
          <w:t xml:space="preserve">The text box on the right side of the toolbar displays the original location and name of the ABI </w:t>
        </w:r>
        <w:r w:rsidRPr="0087235F" w:rsidDel="00324411">
          <w:rPr>
            <w:rStyle w:val="NormalFixedChar"/>
          </w:rPr>
          <w:t>.fsa</w:t>
        </w:r>
        <w:r w:rsidDel="00324411">
          <w:t xml:space="preserve"> file used to create this analysis data.  This cannot be modified, but if the name is too long to be displayed in its entirety, the user can select the text box and move the cursor in order to expose the beginning or end of the file name.</w:t>
        </w:r>
      </w:moveFrom>
    </w:p>
    <w:p w:rsidR="00AE7582" w:rsidRPr="00F732C9" w:rsidRDefault="00AE7582" w:rsidP="00453F87">
      <w:pPr>
        <w:pStyle w:val="Heading1"/>
      </w:pPr>
      <w:bookmarkStart w:id="1222" w:name="_Osiris_Plot_Files_1"/>
      <w:bookmarkStart w:id="1223" w:name="_Toc246754593"/>
      <w:bookmarkEnd w:id="1222"/>
      <w:moveFromRangeEnd w:id="1220"/>
      <w:r>
        <w:t>Osiris Plot Files</w:t>
      </w:r>
      <w:bookmarkEnd w:id="1223"/>
    </w:p>
    <w:p w:rsidR="00347BED" w:rsidRDefault="00B67695">
      <w:r>
        <w:t xml:space="preserve">The OSIRIS Plot Files have an extension of </w:t>
      </w:r>
      <w:r w:rsidRPr="00B67695">
        <w:rPr>
          <w:rStyle w:val="NormalFixedChar"/>
        </w:rPr>
        <w:t>.plt</w:t>
      </w:r>
      <w:r>
        <w:t xml:space="preserve"> and unlike the </w:t>
      </w:r>
      <w:r w:rsidR="001B1ADE">
        <w:t xml:space="preserve">report </w:t>
      </w:r>
      <w:r>
        <w:t>files, they are not intended to be edited</w:t>
      </w:r>
      <w:del w:id="1224" w:author="hoffman" w:date="2009-06-10T14:05:00Z">
        <w:r w:rsidDel="00C5085C">
          <w:delText xml:space="preserve">.  </w:delText>
        </w:r>
      </w:del>
      <w:ins w:id="1225" w:author="hoffman" w:date="2009-06-10T14:05:00Z">
        <w:r w:rsidR="00C5085C">
          <w:t xml:space="preserve">.  </w:t>
        </w:r>
      </w:ins>
      <w:r>
        <w:t>The plot files are used to display a graph of the raw</w:t>
      </w:r>
      <w:r w:rsidR="00347BED">
        <w:t>,</w:t>
      </w:r>
      <w:r>
        <w:t xml:space="preserve"> analyzed</w:t>
      </w:r>
      <w:r w:rsidR="00347BED">
        <w:t>, and ladder</w:t>
      </w:r>
      <w:r>
        <w:t xml:space="preserve"> electrophoresis data with labels for alleles, artifacts, and loci</w:t>
      </w:r>
      <w:del w:id="1226" w:author="hoffman" w:date="2009-06-10T14:05:00Z">
        <w:r w:rsidDel="00C5085C">
          <w:delText xml:space="preserve">.  </w:delText>
        </w:r>
      </w:del>
      <w:ins w:id="1227" w:author="hoffman" w:date="2009-06-10T14:05:00Z">
        <w:r w:rsidR="00C5085C">
          <w:t xml:space="preserve">.  </w:t>
        </w:r>
      </w:ins>
      <w:r>
        <w:t xml:space="preserve">The curve data and locus location </w:t>
      </w:r>
      <w:r w:rsidR="001B1ADE">
        <w:t>are</w:t>
      </w:r>
      <w:r>
        <w:t xml:space="preserve"> always obtained from the plot file, but the peak and artifact information can be obtained from either the plot file or a corresponding analysis file</w:t>
      </w:r>
      <w:del w:id="1228" w:author="hoffman" w:date="2009-06-10T14:05:00Z">
        <w:r w:rsidDel="00C5085C">
          <w:delText xml:space="preserve">.  </w:delText>
        </w:r>
      </w:del>
      <w:ins w:id="1229" w:author="hoffman" w:date="2009-06-10T14:05:00Z">
        <w:r w:rsidR="00C5085C">
          <w:t xml:space="preserve">.  </w:t>
        </w:r>
      </w:ins>
      <w:r>
        <w:t>If an analysis file is used to obtain the alleles and artifacts, then any changes made by the user are also reflected in the plot window</w:t>
      </w:r>
      <w:del w:id="1230" w:author="hoffman" w:date="2009-06-10T14:05:00Z">
        <w:r w:rsidDel="00C5085C">
          <w:delText>.</w:delText>
        </w:r>
        <w:r w:rsidR="001B1ADE" w:rsidDel="00C5085C">
          <w:delText xml:space="preserve">  </w:delText>
        </w:r>
      </w:del>
      <w:ins w:id="1231" w:author="hoffman" w:date="2009-06-10T14:05:00Z">
        <w:r w:rsidR="00C5085C">
          <w:t xml:space="preserve">.  </w:t>
        </w:r>
      </w:ins>
      <w:r w:rsidR="001B1ADE">
        <w:t>There are several ways to open a plot file</w:t>
      </w:r>
      <w:del w:id="1232" w:author="hoffman" w:date="2009-06-10T14:05:00Z">
        <w:r w:rsidR="001B1ADE" w:rsidDel="00C5085C">
          <w:delText xml:space="preserve">.  </w:delText>
        </w:r>
      </w:del>
      <w:ins w:id="1233" w:author="hoffman" w:date="2009-06-10T14:05:00Z">
        <w:r w:rsidR="00C5085C">
          <w:t xml:space="preserve">.  </w:t>
        </w:r>
      </w:ins>
      <w:r w:rsidR="001B1ADE">
        <w:t>To open a plot file as a standalone file (without its corresponding analysis file) select “</w:t>
      </w:r>
      <w:r w:rsidR="001B1ADE" w:rsidRPr="001B1ADE">
        <w:rPr>
          <w:rStyle w:val="NormalFixedChar"/>
        </w:rPr>
        <w:t>Open Plot File…</w:t>
      </w:r>
      <w:r w:rsidR="001B1ADE">
        <w:t>” or “</w:t>
      </w:r>
      <w:r w:rsidR="001B1ADE" w:rsidRPr="001B1ADE">
        <w:rPr>
          <w:rStyle w:val="NormalFixedChar"/>
        </w:rPr>
        <w:t>Recent Files…</w:t>
      </w:r>
      <w:r w:rsidR="001B1ADE">
        <w:t>” from the “</w:t>
      </w:r>
      <w:r w:rsidR="001B1ADE" w:rsidRPr="001B1ADE">
        <w:rPr>
          <w:rStyle w:val="NormalFixedChar"/>
        </w:rPr>
        <w:t>File</w:t>
      </w:r>
      <w:r w:rsidR="001B1ADE">
        <w:t>” pull down menu on the menu bar and select the desired file</w:t>
      </w:r>
      <w:del w:id="1234" w:author="hoffman" w:date="2009-06-10T14:05:00Z">
        <w:r w:rsidR="001B1ADE" w:rsidDel="00C5085C">
          <w:delText xml:space="preserve">.  </w:delText>
        </w:r>
      </w:del>
      <w:ins w:id="1235" w:author="hoffman" w:date="2009-06-10T14:05:00Z">
        <w:r w:rsidR="00C5085C">
          <w:t xml:space="preserve">.  </w:t>
        </w:r>
      </w:ins>
      <w:r w:rsidR="001B1ADE">
        <w:t xml:space="preserve">A plot file can also be opened from its corresponding report file by selecting the desired sample in the </w:t>
      </w:r>
      <w:r w:rsidR="00950CE7">
        <w:t xml:space="preserve">table of the </w:t>
      </w:r>
      <w:r w:rsidR="001B1ADE">
        <w:t>Analysis window and selecting “</w:t>
      </w:r>
      <w:r w:rsidR="001B1ADE" w:rsidRPr="001B1ADE">
        <w:rPr>
          <w:rStyle w:val="NormalFixedChar"/>
        </w:rPr>
        <w:t>Graph</w:t>
      </w:r>
      <w:r w:rsidR="001B1ADE">
        <w:t>” from the tool bar if visible or by selecting “</w:t>
      </w:r>
      <w:r w:rsidR="001B1ADE" w:rsidRPr="001B1ADE">
        <w:rPr>
          <w:rStyle w:val="NormalFixedChar"/>
        </w:rPr>
        <w:t>Display Graph</w:t>
      </w:r>
      <w:r w:rsidR="001B1ADE">
        <w:t>” from the context menu (right click) or the “</w:t>
      </w:r>
      <w:r w:rsidR="001B1ADE" w:rsidRPr="001B1ADE">
        <w:rPr>
          <w:rStyle w:val="NormalFixedChar"/>
        </w:rPr>
        <w:t>Table</w:t>
      </w:r>
      <w:r w:rsidR="001B1ADE">
        <w:t>” pull down menu on the menu bar</w:t>
      </w:r>
      <w:del w:id="1236" w:author="hoffman" w:date="2009-06-10T14:05:00Z">
        <w:r w:rsidR="001B1ADE" w:rsidDel="00C5085C">
          <w:delText xml:space="preserve">.  </w:delText>
        </w:r>
      </w:del>
      <w:ins w:id="1237" w:author="hoffman" w:date="2009-06-10T14:05:00Z">
        <w:r w:rsidR="00C5085C">
          <w:t xml:space="preserve">.  </w:t>
        </w:r>
      </w:ins>
      <w:r w:rsidR="001B1ADE">
        <w:t>If the latter method is used, the peak data displayed in the plot window will be obtained from the report file and the names of the plot and report files will appear in the title bar at the top of the window</w:t>
      </w:r>
      <w:del w:id="1238" w:author="hoffman" w:date="2009-06-10T14:05:00Z">
        <w:r w:rsidR="001B1ADE" w:rsidDel="00C5085C">
          <w:delText>.</w:delText>
        </w:r>
        <w:r w:rsidR="00347BED" w:rsidDel="00C5085C">
          <w:delText xml:space="preserve">  </w:delText>
        </w:r>
      </w:del>
      <w:ins w:id="1239" w:author="hoffman" w:date="2009-06-10T14:05:00Z">
        <w:r w:rsidR="00C5085C">
          <w:t xml:space="preserve">.  </w:t>
        </w:r>
      </w:ins>
      <w:r w:rsidR="00347BED">
        <w:t>When opening a plot file from a report or analysis window the curves and ranges depend on many factors</w:t>
      </w:r>
      <w:del w:id="1240" w:author="hoffman" w:date="2009-06-10T14:05:00Z">
        <w:r w:rsidR="00347BED" w:rsidDel="00C5085C">
          <w:delText xml:space="preserve">.  </w:delText>
        </w:r>
      </w:del>
      <w:ins w:id="1241" w:author="hoffman" w:date="2009-06-10T14:05:00Z">
        <w:r w:rsidR="00C5085C">
          <w:t xml:space="preserve">.  </w:t>
        </w:r>
      </w:ins>
      <w:r w:rsidR="00347BED">
        <w:t xml:space="preserve">If the graph is opened when a locus is selected in the table, then the graph will be immediately zoomed to that locus, otherwise it will be zoomed out to show all </w:t>
      </w:r>
      <w:r w:rsidR="00676EFA">
        <w:t xml:space="preserve">peak </w:t>
      </w:r>
      <w:r w:rsidR="00347BED">
        <w:t>data</w:t>
      </w:r>
      <w:del w:id="1242" w:author="hoffman" w:date="2009-06-10T14:05:00Z">
        <w:r w:rsidR="00347BED" w:rsidDel="00C5085C">
          <w:delText xml:space="preserve">.  </w:delText>
        </w:r>
      </w:del>
      <w:ins w:id="1243" w:author="hoffman" w:date="2009-06-10T14:05:00Z">
        <w:r w:rsidR="00C5085C">
          <w:t xml:space="preserve">.  </w:t>
        </w:r>
      </w:ins>
      <w:r w:rsidR="00347BED">
        <w:t xml:space="preserve">If the </w:t>
      </w:r>
      <w:r w:rsidR="00347BED" w:rsidRPr="00347BED">
        <w:rPr>
          <w:rStyle w:val="NormalFixedChar"/>
        </w:rPr>
        <w:t>Shift</w:t>
      </w:r>
      <w:r w:rsidR="00347BED">
        <w:t xml:space="preserve"> key is pressed when the graph is initiated, then one plot will be displayed otherwise a separate plot for each channel will be displayed</w:t>
      </w:r>
      <w:del w:id="1244" w:author="hoffman" w:date="2009-06-10T14:05:00Z">
        <w:r w:rsidR="00347BED" w:rsidDel="00C5085C">
          <w:delText xml:space="preserve">.  </w:delText>
        </w:r>
      </w:del>
      <w:ins w:id="1245" w:author="hoffman" w:date="2009-06-10T14:05:00Z">
        <w:r w:rsidR="00C5085C">
          <w:t xml:space="preserve">.  </w:t>
        </w:r>
      </w:ins>
      <w:r w:rsidR="00347BED">
        <w:t xml:space="preserve">If the </w:t>
      </w:r>
      <w:r w:rsidR="00347BED" w:rsidRPr="00A74FB9">
        <w:rPr>
          <w:rStyle w:val="NormalFixedChar"/>
        </w:rPr>
        <w:t>Shift</w:t>
      </w:r>
      <w:r w:rsidR="00347BED">
        <w:t xml:space="preserve"> key is pressed and a locus is selected, then the single plot will show only that channel zoomed in to that locus.</w:t>
      </w:r>
    </w:p>
    <w:p w:rsidR="00822AA7" w:rsidRDefault="00822AA7" w:rsidP="00D34941">
      <w:pPr>
        <w:pStyle w:val="Spacer"/>
      </w:pPr>
    </w:p>
    <w:p w:rsidR="00054167" w:rsidRDefault="00D71556">
      <w:r>
        <w:rPr>
          <w:noProof/>
        </w:rPr>
        <w:drawing>
          <wp:inline distT="0" distB="0" distL="0" distR="0">
            <wp:extent cx="5943598" cy="4898313"/>
            <wp:effectExtent l="19050" t="0" r="2" b="0"/>
            <wp:docPr id="28" name="Picture 3" descr="E:\Users\hoffman\DEV\internal\osiris\docs\ScreenShots-1.2\250-AnalysisTo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hoffman\DEV\internal\osiris\docs\ScreenShots-1.2\250-AnalysisToPlot.PNG"/>
                    <pic:cNvPicPr>
                      <a:picLocks noChangeAspect="1" noChangeArrowheads="1"/>
                    </pic:cNvPicPr>
                  </pic:nvPicPr>
                  <pic:blipFill>
                    <a:blip r:embed="rId46" cstate="print"/>
                    <a:stretch>
                      <a:fillRect/>
                    </a:stretch>
                  </pic:blipFill>
                  <pic:spPr bwMode="auto">
                    <a:xfrm>
                      <a:off x="0" y="0"/>
                      <a:ext cx="5943598" cy="4898313"/>
                    </a:xfrm>
                    <a:prstGeom prst="rect">
                      <a:avLst/>
                    </a:prstGeom>
                    <a:noFill/>
                    <a:ln w="9525">
                      <a:noFill/>
                      <a:miter lim="800000"/>
                      <a:headEnd/>
                      <a:tailEnd/>
                    </a:ln>
                  </pic:spPr>
                </pic:pic>
              </a:graphicData>
            </a:graphic>
          </wp:inline>
        </w:drawing>
      </w:r>
    </w:p>
    <w:p w:rsidR="00054167" w:rsidRDefault="00054167" w:rsidP="00D34941">
      <w:pPr>
        <w:pStyle w:val="Spacer"/>
      </w:pPr>
    </w:p>
    <w:p w:rsidR="00B67695" w:rsidRDefault="00054167">
      <w:r>
        <w:t xml:space="preserve">The image above shows the result of selecting the D21S11 locus of sample MIX05case1_victim, holding down the </w:t>
      </w:r>
      <w:r w:rsidRPr="00054167">
        <w:rPr>
          <w:rStyle w:val="NormalFixedChar"/>
        </w:rPr>
        <w:t>Shift</w:t>
      </w:r>
      <w:r>
        <w:t xml:space="preserve"> key and pressing the “</w:t>
      </w:r>
      <w:r w:rsidRPr="00054167">
        <w:rPr>
          <w:rStyle w:val="NormalFixedChar"/>
        </w:rPr>
        <w:t>Graph</w:t>
      </w:r>
      <w:r>
        <w:t>” button</w:t>
      </w:r>
      <w:del w:id="1246" w:author="hoffman" w:date="2009-06-10T14:05:00Z">
        <w:r w:rsidDel="00C5085C">
          <w:delText xml:space="preserve">.  </w:delText>
        </w:r>
      </w:del>
      <w:ins w:id="1247" w:author="hoffman" w:date="2009-06-10T14:05:00Z">
        <w:r w:rsidR="00C5085C">
          <w:t xml:space="preserve">.  </w:t>
        </w:r>
      </w:ins>
      <w:r>
        <w:t xml:space="preserve">The plot was zoomed to the selected locus and only one plot was displayed because the </w:t>
      </w:r>
      <w:r w:rsidR="00A74FB9" w:rsidRPr="00A74FB9">
        <w:rPr>
          <w:rStyle w:val="NormalFixedChar"/>
        </w:rPr>
        <w:t>S</w:t>
      </w:r>
      <w:r w:rsidRPr="00A74FB9">
        <w:rPr>
          <w:rStyle w:val="NormalFixedChar"/>
        </w:rPr>
        <w:t>hift</w:t>
      </w:r>
      <w:r>
        <w:t xml:space="preserve"> key was pressed</w:t>
      </w:r>
      <w:del w:id="1248" w:author="hoffman" w:date="2009-06-10T14:05:00Z">
        <w:r w:rsidDel="00C5085C">
          <w:delText xml:space="preserve">.  </w:delText>
        </w:r>
      </w:del>
      <w:ins w:id="1249" w:author="hoffman" w:date="2009-06-10T14:05:00Z">
        <w:r w:rsidR="00C5085C">
          <w:t xml:space="preserve">.  </w:t>
        </w:r>
      </w:ins>
      <w:r>
        <w:t>Note that two allele peaks displayed in the table are not shown in the plot, 22.3 (OL) and 39.1 (OL)</w:t>
      </w:r>
      <w:del w:id="1250" w:author="hoffman" w:date="2009-06-10T14:05:00Z">
        <w:r w:rsidDel="00C5085C">
          <w:delText xml:space="preserve">.  </w:delText>
        </w:r>
      </w:del>
      <w:ins w:id="1251" w:author="hoffman" w:date="2009-06-10T14:05:00Z">
        <w:r w:rsidR="00C5085C">
          <w:t xml:space="preserve">.  </w:t>
        </w:r>
      </w:ins>
      <w:r>
        <w:t>This is because they are outside the range of the ladder for D21S11</w:t>
      </w:r>
      <w:del w:id="1252" w:author="hoffman" w:date="2009-06-10T14:05:00Z">
        <w:r w:rsidDel="00C5085C">
          <w:delText xml:space="preserve">.  </w:delText>
        </w:r>
      </w:del>
      <w:ins w:id="1253" w:author="hoffman" w:date="2009-06-10T14:05:00Z">
        <w:r w:rsidR="00C5085C">
          <w:t xml:space="preserve">.  </w:t>
        </w:r>
      </w:ins>
      <w:r>
        <w:t>These peaks can be shown by zooming out, a topic that will be discussed in detail later in this section.</w:t>
      </w:r>
    </w:p>
    <w:p w:rsidR="00D34941" w:rsidRDefault="00D34941" w:rsidP="00D34941">
      <w:pPr>
        <w:pStyle w:val="Spacer"/>
      </w:pPr>
    </w:p>
    <w:p w:rsidR="00D34941" w:rsidRDefault="00D34941" w:rsidP="00D34941">
      <w:pPr>
        <w:pStyle w:val="Heading2"/>
      </w:pPr>
      <w:bookmarkStart w:id="1254" w:name="_Toc246754594"/>
      <w:r>
        <w:t>Toolbar</w:t>
      </w:r>
      <w:bookmarkEnd w:id="1254"/>
    </w:p>
    <w:p w:rsidR="00822AA7" w:rsidRDefault="00822AA7" w:rsidP="00822AA7">
      <w:r w:rsidRPr="006C225D">
        <w:t xml:space="preserve">The </w:t>
      </w:r>
      <w:r>
        <w:t>toolbar at the top of each plot along with the “</w:t>
      </w:r>
      <w:r w:rsidRPr="008E0634">
        <w:rPr>
          <w:rStyle w:val="NormalFixedChar"/>
        </w:rPr>
        <w:t>Graph</w:t>
      </w:r>
      <w:r>
        <w:t xml:space="preserve">” pull down menu on the menu bar have the following options: Data, Channels, Sync, ILS, RFU, Labels, Artifacts, </w:t>
      </w:r>
      <w:r w:rsidRPr="00822AA7">
        <w:t>H</w:t>
      </w:r>
      <w:r>
        <w:t>istory, Reset Axes, Multiple, Append, Parameters, and Close Plot (</w:t>
      </w:r>
      <w:r w:rsidRPr="00822AA7">
        <w:rPr>
          <w:b/>
        </w:rPr>
        <w:t>X</w:t>
      </w:r>
      <w:r>
        <w:t>)</w:t>
      </w:r>
      <w:del w:id="1255" w:author="hoffman" w:date="2009-06-10T14:05:00Z">
        <w:r w:rsidDel="00C5085C">
          <w:delText xml:space="preserve">.  </w:delText>
        </w:r>
      </w:del>
      <w:ins w:id="1256" w:author="hoffman" w:date="2009-06-10T14:05:00Z">
        <w:r w:rsidR="00C5085C">
          <w:t xml:space="preserve">.  </w:t>
        </w:r>
      </w:ins>
      <w:r>
        <w:t>The menu also has items for showing or hiding the toolbars and scrollbars in the plot and the last selection of these items is used as the default when opening subsequent plot files</w:t>
      </w:r>
      <w:del w:id="1257" w:author="hoffman" w:date="2009-06-10T14:05:00Z">
        <w:r w:rsidDel="00C5085C">
          <w:delText xml:space="preserve">.  </w:delText>
        </w:r>
      </w:del>
      <w:ins w:id="1258" w:author="hoffman" w:date="2009-06-10T14:05:00Z">
        <w:r w:rsidR="00C5085C">
          <w:t xml:space="preserve">.  </w:t>
        </w:r>
      </w:ins>
      <w:r>
        <w:t>Following is a description of each option in the toolbar and menu:</w:t>
      </w:r>
    </w:p>
    <w:p w:rsidR="00822AA7" w:rsidRDefault="00DA76B7" w:rsidP="00DA76B7">
      <w:r w:rsidRPr="00DA76B7">
        <w:rPr>
          <w:rStyle w:val="NormalFixedChar"/>
          <w:b/>
        </w:rPr>
        <w:t>Data: Raw, Analyzed, Ladder, Table</w:t>
      </w:r>
      <w:del w:id="1259" w:author="hoffman" w:date="2009-06-10T14:05:00Z">
        <w:r w:rsidRPr="00DA76B7" w:rsidDel="00C5085C">
          <w:rPr>
            <w:rStyle w:val="NormalFixedChar"/>
            <w:b/>
          </w:rPr>
          <w:delText>.</w:delText>
        </w:r>
        <w:r w:rsidDel="00C5085C">
          <w:delText xml:space="preserve">  </w:delText>
        </w:r>
      </w:del>
      <w:ins w:id="1260" w:author="hoffman" w:date="2009-06-10T14:05:00Z">
        <w:r w:rsidR="00C5085C">
          <w:rPr>
            <w:rStyle w:val="NormalFixedChar"/>
            <w:b/>
          </w:rPr>
          <w:t xml:space="preserve">.  </w:t>
        </w:r>
      </w:ins>
      <w:r>
        <w:t xml:space="preserve">The toggle buttons labeled </w:t>
      </w:r>
      <w:r w:rsidRPr="00DA76B7">
        <w:rPr>
          <w:rStyle w:val="NormalFixedChar"/>
        </w:rPr>
        <w:t>A</w:t>
      </w:r>
      <w:r>
        <w:t xml:space="preserve">, </w:t>
      </w:r>
      <w:r w:rsidRPr="00DA76B7">
        <w:rPr>
          <w:rStyle w:val="NormalFixedChar"/>
        </w:rPr>
        <w:t>R</w:t>
      </w:r>
      <w:r>
        <w:t xml:space="preserve">, and </w:t>
      </w:r>
      <w:r w:rsidRPr="00DA76B7">
        <w:rPr>
          <w:rStyle w:val="NormalFixedChar"/>
        </w:rPr>
        <w:t>L</w:t>
      </w:r>
      <w:r>
        <w:t xml:space="preserve"> are used to </w:t>
      </w:r>
      <w:r w:rsidR="006A1759">
        <w:t>show or hide</w:t>
      </w:r>
      <w:r>
        <w:t xml:space="preserve"> the curves for Analyzed Data, Raw Data, and Ladder Data</w:t>
      </w:r>
      <w:del w:id="1261" w:author="hoffman" w:date="2009-06-10T14:05:00Z">
        <w:r w:rsidDel="00C5085C">
          <w:delText xml:space="preserve">.  </w:delText>
        </w:r>
      </w:del>
      <w:ins w:id="1262" w:author="hoffman" w:date="2009-06-10T14:05:00Z">
        <w:r w:rsidR="00C5085C">
          <w:t xml:space="preserve">.  </w:t>
        </w:r>
      </w:ins>
      <w:ins w:id="1263" w:author="hoffman" w:date="2009-08-24T10:33:00Z">
        <w:r w:rsidR="00426F6D">
          <w:t xml:space="preserve">If the </w:t>
        </w:r>
        <w:r w:rsidR="0008786E" w:rsidRPr="0008786E">
          <w:rPr>
            <w:rStyle w:val="NormalFixedChar"/>
            <w:rPrChange w:id="1264" w:author="hoffman" w:date="2009-08-24T10:35:00Z">
              <w:rPr>
                <w:rFonts w:ascii="Courier New" w:hAnsi="Courier New" w:cs="Courier New"/>
                <w:szCs w:val="24"/>
              </w:rPr>
            </w:rPrChange>
          </w:rPr>
          <w:t>shift</w:t>
        </w:r>
        <w:r w:rsidR="00426F6D">
          <w:t xml:space="preserve"> key is </w:t>
        </w:r>
      </w:ins>
      <w:ins w:id="1265" w:author="hoffman" w:date="2009-08-24T10:40:00Z">
        <w:r w:rsidR="006836D1">
          <w:t>pressed</w:t>
        </w:r>
      </w:ins>
      <w:ins w:id="1266" w:author="hoffman" w:date="2009-08-24T10:34:00Z">
        <w:r w:rsidR="00426F6D">
          <w:t xml:space="preserve"> while selecting Analyzed, Raw, or Ladder, then the selection will immediately be used for all plots in the window.  </w:t>
        </w:r>
      </w:ins>
      <w:r>
        <w:t>The “</w:t>
      </w:r>
      <w:r w:rsidRPr="00DA76B7">
        <w:rPr>
          <w:rStyle w:val="NormalFixedChar"/>
        </w:rPr>
        <w:t>Table</w:t>
      </w:r>
      <w:r>
        <w:t>” button shows the window with the report data and selects the row for the sample in the graph window</w:t>
      </w:r>
      <w:del w:id="1267" w:author="hoffman" w:date="2009-06-10T14:05:00Z">
        <w:r w:rsidDel="00C5085C">
          <w:delText xml:space="preserve">.  </w:delText>
        </w:r>
      </w:del>
      <w:ins w:id="1268" w:author="hoffman" w:date="2009-06-10T14:05:00Z">
        <w:r w:rsidR="00C5085C">
          <w:t xml:space="preserve">.  </w:t>
        </w:r>
      </w:ins>
      <w:r>
        <w:t xml:space="preserve">If there is no report file opened for this graph window, the user is prompted to select a report file </w:t>
      </w:r>
      <w:r w:rsidR="006A1759">
        <w:t>or cancel</w:t>
      </w:r>
      <w:del w:id="1269" w:author="hoffman" w:date="2009-06-10T14:05:00Z">
        <w:r w:rsidR="006A1759" w:rsidDel="00C5085C">
          <w:delText xml:space="preserve">.  </w:delText>
        </w:r>
      </w:del>
      <w:ins w:id="1270" w:author="hoffman" w:date="2009-06-10T14:05:00Z">
        <w:r w:rsidR="00C5085C">
          <w:t xml:space="preserve">.  </w:t>
        </w:r>
      </w:ins>
      <w:r w:rsidR="006A1759">
        <w:t xml:space="preserve">If a report file is selected, </w:t>
      </w:r>
      <w:r w:rsidR="00676EFA">
        <w:t>it</w:t>
      </w:r>
      <w:r>
        <w:t xml:space="preserve"> is used for labeling alleles and artifacts</w:t>
      </w:r>
      <w:del w:id="1271" w:author="hoffman" w:date="2009-06-10T14:05:00Z">
        <w:r w:rsidDel="00C5085C">
          <w:delText xml:space="preserve">.  </w:delText>
        </w:r>
      </w:del>
      <w:ins w:id="1272" w:author="hoffman" w:date="2009-06-10T14:05:00Z">
        <w:r w:rsidR="00C5085C">
          <w:t xml:space="preserve">.  </w:t>
        </w:r>
      </w:ins>
      <w:r>
        <w:t>The “</w:t>
      </w:r>
      <w:del w:id="1273" w:author="hoffman" w:date="2009-05-18T16:26:00Z">
        <w:r w:rsidRPr="00DA76B7" w:rsidDel="00324411">
          <w:rPr>
            <w:rStyle w:val="NormalFixedChar"/>
          </w:rPr>
          <w:delText>Table</w:delText>
        </w:r>
      </w:del>
      <w:ins w:id="1274" w:author="hoffman" w:date="2009-05-18T16:26:00Z">
        <w:r w:rsidR="00324411">
          <w:rPr>
            <w:rStyle w:val="NormalFixedChar"/>
          </w:rPr>
          <w:t>Graph</w:t>
        </w:r>
      </w:ins>
      <w:r>
        <w:t>” pull down menu has a submenu for each plot and each of these submenus has a “</w:t>
      </w:r>
      <w:r w:rsidRPr="00676EFA">
        <w:rPr>
          <w:rStyle w:val="NormalFixedChar"/>
        </w:rPr>
        <w:t>Data</w:t>
      </w:r>
      <w:r>
        <w:t>” submenu with entries for these options</w:t>
      </w:r>
      <w:del w:id="1275" w:author="hoffman" w:date="2009-06-10T14:05:00Z">
        <w:r w:rsidDel="00C5085C">
          <w:delText xml:space="preserve">.  </w:delText>
        </w:r>
      </w:del>
      <w:ins w:id="1276" w:author="hoffman" w:date="2009-06-10T14:05:00Z">
        <w:r w:rsidR="00C5085C">
          <w:t xml:space="preserve">.  </w:t>
        </w:r>
      </w:ins>
      <w:r>
        <w:t>In addition to this, the “</w:t>
      </w:r>
      <w:del w:id="1277" w:author="hoffman" w:date="2009-05-18T16:27:00Z">
        <w:r w:rsidRPr="00DA76B7" w:rsidDel="00324411">
          <w:rPr>
            <w:rStyle w:val="NormalFixedChar"/>
          </w:rPr>
          <w:delText>Table</w:delText>
        </w:r>
      </w:del>
      <w:ins w:id="1278" w:author="hoffman" w:date="2009-05-18T16:27:00Z">
        <w:r w:rsidR="00324411">
          <w:rPr>
            <w:rStyle w:val="NormalFixedChar"/>
          </w:rPr>
          <w:t>Graph</w:t>
        </w:r>
      </w:ins>
      <w:r>
        <w:t>” pull down menu has a menu item labeled “</w:t>
      </w:r>
      <w:r w:rsidRPr="00DA76B7">
        <w:rPr>
          <w:rStyle w:val="NormalFixedChar"/>
        </w:rPr>
        <w:t>Show</w:t>
      </w:r>
      <w:r>
        <w:t xml:space="preserve"> </w:t>
      </w:r>
      <w:r w:rsidRPr="00DA76B7">
        <w:rPr>
          <w:rStyle w:val="NormalFixedChar"/>
        </w:rPr>
        <w:t>Table</w:t>
      </w:r>
      <w:r>
        <w:t>” which performs the same action as the “</w:t>
      </w:r>
      <w:r w:rsidRPr="00DA76B7">
        <w:rPr>
          <w:rStyle w:val="NormalFixedChar"/>
        </w:rPr>
        <w:t>Table</w:t>
      </w:r>
      <w:r>
        <w:t>” button.</w:t>
      </w:r>
    </w:p>
    <w:p w:rsidR="006A1759" w:rsidRDefault="006A1759" w:rsidP="00D34941">
      <w:pPr>
        <w:pStyle w:val="Spacer"/>
      </w:pPr>
    </w:p>
    <w:p w:rsidR="006A1759" w:rsidRDefault="006A1759" w:rsidP="00DA76B7">
      <w:r w:rsidRPr="006A1759">
        <w:rPr>
          <w:rStyle w:val="NormalFixedChar"/>
          <w:b/>
        </w:rPr>
        <w:t>Channel</w:t>
      </w:r>
      <w:del w:id="1279" w:author="hoffman" w:date="2009-06-10T14:05:00Z">
        <w:r w:rsidRPr="006A1759" w:rsidDel="00C5085C">
          <w:rPr>
            <w:rStyle w:val="NormalFixedChar"/>
            <w:b/>
          </w:rPr>
          <w:delText>.</w:delText>
        </w:r>
        <w:r w:rsidDel="00C5085C">
          <w:delText xml:space="preserve">  </w:delText>
        </w:r>
      </w:del>
      <w:ins w:id="1280" w:author="hoffman" w:date="2009-06-10T14:05:00Z">
        <w:r w:rsidR="00C5085C">
          <w:rPr>
            <w:rStyle w:val="NormalFixedChar"/>
            <w:b/>
          </w:rPr>
          <w:t xml:space="preserve">.  </w:t>
        </w:r>
      </w:ins>
      <w:r>
        <w:t>There is a toggle button for each channel labeled by the channel name and its background color corresponds to the color of the channel and its plot.</w:t>
      </w:r>
      <w:ins w:id="1281" w:author="hoffman" w:date="2009-11-23T14:53:00Z">
        <w:r w:rsidR="006621F5">
          <w:t xml:space="preserve">  If the shift key is down when pressing a </w:t>
        </w:r>
        <w:r w:rsidR="000E55F1">
          <w:t>“</w:t>
        </w:r>
        <w:r w:rsidR="006621F5">
          <w:t>Channel”</w:t>
        </w:r>
        <w:r w:rsidR="000E55F1">
          <w:t xml:space="preserve"> button, then </w:t>
        </w:r>
      </w:ins>
      <w:ins w:id="1282" w:author="hoffman" w:date="2009-11-23T14:54:00Z">
        <w:r w:rsidR="000E55F1">
          <w:t xml:space="preserve">only </w:t>
        </w:r>
      </w:ins>
      <w:ins w:id="1283" w:author="hoffman" w:date="2009-11-23T14:53:00Z">
        <w:r w:rsidR="000E55F1">
          <w:t>that</w:t>
        </w:r>
      </w:ins>
      <w:ins w:id="1284" w:author="hoffman" w:date="2009-11-23T14:54:00Z">
        <w:r w:rsidR="000E55F1">
          <w:t xml:space="preserve"> channel will be display with all other channels hidden.</w:t>
        </w:r>
      </w:ins>
    </w:p>
    <w:p w:rsidR="006A1759" w:rsidRDefault="006A1759" w:rsidP="00D34941">
      <w:pPr>
        <w:pStyle w:val="Spacer"/>
      </w:pPr>
    </w:p>
    <w:p w:rsidR="00DA76B7" w:rsidRDefault="006A1759" w:rsidP="00DA76B7">
      <w:r w:rsidRPr="006A1759">
        <w:rPr>
          <w:rStyle w:val="NormalFixedChar"/>
          <w:b/>
        </w:rPr>
        <w:t>Sync</w:t>
      </w:r>
      <w:r w:rsidRPr="006A1759">
        <w:t xml:space="preserve"> or </w:t>
      </w:r>
      <w:r>
        <w:rPr>
          <w:rStyle w:val="NormalFixedChar"/>
          <w:b/>
        </w:rPr>
        <w:t>Synchronize Axes</w:t>
      </w:r>
      <w:del w:id="1285" w:author="hoffman" w:date="2009-06-10T14:05:00Z">
        <w:r w:rsidDel="00C5085C">
          <w:delText xml:space="preserve">.  </w:delText>
        </w:r>
      </w:del>
      <w:ins w:id="1286" w:author="hoffman" w:date="2009-06-10T14:05:00Z">
        <w:r w:rsidR="00C5085C">
          <w:t xml:space="preserve">.  </w:t>
        </w:r>
      </w:ins>
      <w:r>
        <w:t>This toggle button or checked menu item is used to synchronize multiple plots when domain and/or range are modified</w:t>
      </w:r>
      <w:del w:id="1287" w:author="hoffman" w:date="2009-06-10T14:05:00Z">
        <w:r w:rsidDel="00C5085C">
          <w:delText xml:space="preserve">.  </w:delText>
        </w:r>
      </w:del>
      <w:ins w:id="1288" w:author="hoffman" w:date="2009-06-10T14:05:00Z">
        <w:r w:rsidR="00C5085C">
          <w:t xml:space="preserve">.  </w:t>
        </w:r>
      </w:ins>
      <w:r>
        <w:t>If this is selected, every time the view is changed, the view is updated on all other plots where this option is also selected.</w:t>
      </w:r>
    </w:p>
    <w:p w:rsidR="006A1759" w:rsidRDefault="006A1759" w:rsidP="00D34941">
      <w:pPr>
        <w:pStyle w:val="Spacer"/>
      </w:pPr>
    </w:p>
    <w:p w:rsidR="006A1759" w:rsidRDefault="006A1759" w:rsidP="00DA76B7">
      <w:r w:rsidRPr="006A1759">
        <w:rPr>
          <w:rStyle w:val="NormalFixedChar"/>
          <w:b/>
        </w:rPr>
        <w:t>ILS</w:t>
      </w:r>
      <w:r w:rsidR="00E8775E" w:rsidRPr="00E8775E">
        <w:t xml:space="preserve"> or </w:t>
      </w:r>
      <w:r w:rsidR="00E8775E">
        <w:rPr>
          <w:rStyle w:val="NormalFixedChar"/>
          <w:b/>
        </w:rPr>
        <w:t>Show ILS</w:t>
      </w:r>
      <w:del w:id="1289" w:author="hoffman" w:date="2009-06-10T14:05:00Z">
        <w:r w:rsidDel="00C5085C">
          <w:delText xml:space="preserve">.  </w:delText>
        </w:r>
      </w:del>
      <w:ins w:id="1290" w:author="hoffman" w:date="2009-06-10T14:05:00Z">
        <w:r w:rsidR="00C5085C">
          <w:t xml:space="preserve">.  </w:t>
        </w:r>
      </w:ins>
      <w:r>
        <w:t>This option shows or hides vertical lines to indicate where the peaks are in the ILS channel</w:t>
      </w:r>
      <w:del w:id="1291" w:author="hoffman" w:date="2009-06-10T14:05:00Z">
        <w:r w:rsidDel="00C5085C">
          <w:delText xml:space="preserve">.  </w:delText>
        </w:r>
      </w:del>
      <w:ins w:id="1292" w:author="hoffman" w:date="2009-06-10T14:05:00Z">
        <w:r w:rsidR="00C5085C">
          <w:t xml:space="preserve">.  </w:t>
        </w:r>
      </w:ins>
      <w:r>
        <w:t>The color of the lines corresponds to the color of the ILS channel.</w:t>
      </w:r>
      <w:ins w:id="1293" w:author="hoffman" w:date="2009-08-24T10:35:00Z">
        <w:r w:rsidR="00426F6D">
          <w:t xml:space="preserve">  If the </w:t>
        </w:r>
        <w:r w:rsidR="0008786E" w:rsidRPr="0008786E">
          <w:rPr>
            <w:rStyle w:val="NormalFixedChar"/>
            <w:rPrChange w:id="1294" w:author="hoffman" w:date="2009-08-24T10:36:00Z">
              <w:rPr>
                <w:rFonts w:ascii="Courier New" w:hAnsi="Courier New" w:cs="Courier New"/>
                <w:szCs w:val="24"/>
              </w:rPr>
            </w:rPrChange>
          </w:rPr>
          <w:t>shift</w:t>
        </w:r>
        <w:r w:rsidR="00426F6D">
          <w:t xml:space="preserve"> key is </w:t>
        </w:r>
      </w:ins>
      <w:ins w:id="1295" w:author="hoffman" w:date="2009-08-24T10:40:00Z">
        <w:r w:rsidR="006836D1">
          <w:t>pressed</w:t>
        </w:r>
      </w:ins>
      <w:ins w:id="1296" w:author="hoffman" w:date="2009-08-24T10:35:00Z">
        <w:r w:rsidR="00426F6D">
          <w:t xml:space="preserve"> while selecting this option, the setting will be shown in all plots in the window.</w:t>
        </w:r>
      </w:ins>
    </w:p>
    <w:p w:rsidR="006A1759" w:rsidRDefault="006A1759" w:rsidP="00D34941">
      <w:pPr>
        <w:pStyle w:val="Spacer"/>
      </w:pPr>
    </w:p>
    <w:p w:rsidR="00DA76B7" w:rsidDel="00426F6D" w:rsidRDefault="006A1759" w:rsidP="00426F6D">
      <w:pPr>
        <w:rPr>
          <w:del w:id="1297" w:author="hoffman" w:date="2009-08-24T10:36:00Z"/>
        </w:rPr>
      </w:pPr>
      <w:r w:rsidRPr="00E8775E">
        <w:rPr>
          <w:rStyle w:val="NormalFixedChar"/>
          <w:b/>
        </w:rPr>
        <w:t>RFU</w:t>
      </w:r>
      <w:r w:rsidR="00E8775E" w:rsidRPr="00E8775E">
        <w:t xml:space="preserve"> or </w:t>
      </w:r>
      <w:r w:rsidR="00E8775E">
        <w:rPr>
          <w:rStyle w:val="NormalFixedChar"/>
          <w:b/>
        </w:rPr>
        <w:t>Show Minimum RFU</w:t>
      </w:r>
      <w:del w:id="1298" w:author="hoffman" w:date="2009-06-10T14:05:00Z">
        <w:r w:rsidDel="00C5085C">
          <w:delText xml:space="preserve">.  </w:delText>
        </w:r>
      </w:del>
      <w:ins w:id="1299" w:author="hoffman" w:date="2009-06-10T14:05:00Z">
        <w:r w:rsidR="00C5085C">
          <w:t xml:space="preserve">.  </w:t>
        </w:r>
      </w:ins>
      <w:r>
        <w:t>This option show</w:t>
      </w:r>
      <w:r w:rsidR="00E8775E">
        <w:t>s</w:t>
      </w:r>
      <w:r>
        <w:t xml:space="preserve"> or hides </w:t>
      </w:r>
      <w:r w:rsidR="00676EFA">
        <w:t xml:space="preserve">one or more </w:t>
      </w:r>
      <w:r>
        <w:t>horizontal line</w:t>
      </w:r>
      <w:r w:rsidR="00E8775E">
        <w:t>s</w:t>
      </w:r>
      <w:r>
        <w:t xml:space="preserve"> to indicate the location of the minimum RFU selected when the analysis was performed</w:t>
      </w:r>
      <w:del w:id="1300" w:author="hoffman" w:date="2009-06-10T14:05:00Z">
        <w:r w:rsidDel="00C5085C">
          <w:delText xml:space="preserve">.  </w:delText>
        </w:r>
      </w:del>
      <w:ins w:id="1301" w:author="hoffman" w:date="2009-06-10T14:05:00Z">
        <w:r w:rsidR="00C5085C">
          <w:t xml:space="preserve">.  </w:t>
        </w:r>
      </w:ins>
      <w:r>
        <w:t>The actual line</w:t>
      </w:r>
      <w:r w:rsidR="00E8775E">
        <w:t>s</w:t>
      </w:r>
      <w:r>
        <w:t xml:space="preserve"> </w:t>
      </w:r>
      <w:r w:rsidR="00E8775E">
        <w:t xml:space="preserve">are </w:t>
      </w:r>
      <w:r>
        <w:t xml:space="preserve">for </w:t>
      </w:r>
      <w:r w:rsidR="00E8775E">
        <w:t>the minimum sample and/or ILS RFU depending on the selected channels.</w:t>
      </w:r>
      <w:ins w:id="1302" w:author="hoffman" w:date="2009-08-24T10:36:00Z">
        <w:r w:rsidR="00426F6D">
          <w:t xml:space="preserve">  If the </w:t>
        </w:r>
        <w:r w:rsidR="00426F6D" w:rsidRPr="00426F6D">
          <w:rPr>
            <w:rStyle w:val="NormalFixedChar"/>
          </w:rPr>
          <w:t>shift</w:t>
        </w:r>
        <w:r w:rsidR="00426F6D">
          <w:t xml:space="preserve"> key is </w:t>
        </w:r>
      </w:ins>
      <w:ins w:id="1303" w:author="hoffman" w:date="2009-08-24T10:41:00Z">
        <w:r w:rsidR="006836D1">
          <w:t>pressed</w:t>
        </w:r>
      </w:ins>
      <w:ins w:id="1304" w:author="hoffman" w:date="2009-08-24T10:36:00Z">
        <w:r w:rsidR="00426F6D">
          <w:t xml:space="preserve"> while selecting this option, the setting will be shown in all plots in the window.</w:t>
        </w:r>
      </w:ins>
    </w:p>
    <w:p w:rsidR="00426F6D" w:rsidRDefault="00426F6D" w:rsidP="00426F6D">
      <w:pPr>
        <w:rPr>
          <w:ins w:id="1305" w:author="hoffman" w:date="2009-08-24T10:36:00Z"/>
        </w:rPr>
      </w:pPr>
    </w:p>
    <w:p w:rsidR="0008786E" w:rsidRDefault="0008786E" w:rsidP="0008786E">
      <w:pPr>
        <w:pStyle w:val="Spacer"/>
        <w:pPrChange w:id="1306" w:author="hoffman" w:date="2009-08-24T10:36:00Z">
          <w:pPr/>
        </w:pPrChange>
      </w:pPr>
    </w:p>
    <w:p w:rsidR="00E8775E" w:rsidRDefault="00E8775E" w:rsidP="00DA76B7">
      <w:proofErr w:type="gramStart"/>
      <w:r w:rsidRPr="00E8775E">
        <w:rPr>
          <w:rStyle w:val="NormalFixedChar"/>
          <w:b/>
        </w:rPr>
        <w:t>Labels</w:t>
      </w:r>
      <w:del w:id="1307" w:author="hoffman" w:date="2009-06-10T14:05:00Z">
        <w:r w:rsidDel="00C5085C">
          <w:delText xml:space="preserve">.  </w:delText>
        </w:r>
      </w:del>
      <w:ins w:id="1308" w:author="hoffman" w:date="2009-06-10T14:05:00Z">
        <w:r w:rsidR="00C5085C">
          <w:t>.</w:t>
        </w:r>
        <w:proofErr w:type="gramEnd"/>
        <w:r w:rsidR="00C5085C">
          <w:t xml:space="preserve">  </w:t>
        </w:r>
      </w:ins>
      <w:r>
        <w:t>This option determines how the alleles will be labeled</w:t>
      </w:r>
      <w:del w:id="1309" w:author="hoffman" w:date="2009-06-10T14:05:00Z">
        <w:r w:rsidDel="00C5085C">
          <w:delText xml:space="preserve">.  </w:delText>
        </w:r>
      </w:del>
      <w:ins w:id="1310" w:author="hoffman" w:date="2009-06-10T14:05:00Z">
        <w:r w:rsidR="00C5085C">
          <w:t xml:space="preserve">.  </w:t>
        </w:r>
      </w:ins>
      <w:r>
        <w:t>The options are None, Alleles, BPS, RFU, or Time</w:t>
      </w:r>
      <w:del w:id="1311" w:author="hoffman" w:date="2009-06-10T14:05:00Z">
        <w:r w:rsidDel="00C5085C">
          <w:delText xml:space="preserve">.  </w:delText>
        </w:r>
      </w:del>
      <w:ins w:id="1312" w:author="hoffman" w:date="2009-06-10T14:05:00Z">
        <w:r w:rsidR="00C5085C">
          <w:t xml:space="preserve">.  </w:t>
        </w:r>
      </w:ins>
      <w:ins w:id="1313" w:author="hoffman" w:date="2009-08-24T10:37:00Z">
        <w:r w:rsidR="00426F6D">
          <w:t xml:space="preserve">If the </w:t>
        </w:r>
        <w:r w:rsidR="00426F6D" w:rsidRPr="00426F6D">
          <w:rPr>
            <w:rStyle w:val="NormalFixedChar"/>
          </w:rPr>
          <w:t>shift</w:t>
        </w:r>
        <w:r w:rsidR="00426F6D">
          <w:t xml:space="preserve"> key is </w:t>
        </w:r>
      </w:ins>
      <w:ins w:id="1314" w:author="hoffman" w:date="2009-08-24T10:41:00Z">
        <w:r w:rsidR="006836D1">
          <w:t>pressed</w:t>
        </w:r>
      </w:ins>
      <w:ins w:id="1315" w:author="hoffman" w:date="2009-08-24T10:37:00Z">
        <w:r w:rsidR="00426F6D">
          <w:t xml:space="preserve"> while selecting this option, the setting will be shown in all plots in the window.  </w:t>
        </w:r>
      </w:ins>
      <w:r>
        <w:t>The labels appear above the allele peaks and when the cursor is placed over a label</w:t>
      </w:r>
      <w:r w:rsidR="00676EFA">
        <w:t>,</w:t>
      </w:r>
      <w:r>
        <w:t xml:space="preserve"> a box appears with detailed information about the allele</w:t>
      </w:r>
      <w:del w:id="1316" w:author="hoffman" w:date="2009-06-10T14:05:00Z">
        <w:r w:rsidDel="00C5085C">
          <w:delText xml:space="preserve">.  </w:delText>
        </w:r>
      </w:del>
      <w:ins w:id="1317" w:author="hoffman" w:date="2009-06-10T14:05:00Z">
        <w:r w:rsidR="00C5085C">
          <w:t xml:space="preserve">.  </w:t>
        </w:r>
      </w:ins>
      <w:r>
        <w:t>The loci are also displayed at the top of the plot unless “</w:t>
      </w:r>
      <w:r w:rsidRPr="00676EFA">
        <w:rPr>
          <w:rStyle w:val="NormalFixedChar"/>
        </w:rPr>
        <w:t>None</w:t>
      </w:r>
      <w:r>
        <w:t>” is selected</w:t>
      </w:r>
      <w:del w:id="1318" w:author="hoffman" w:date="2009-06-10T14:05:00Z">
        <w:r w:rsidDel="00C5085C">
          <w:delText xml:space="preserve">.  </w:delText>
        </w:r>
      </w:del>
      <w:ins w:id="1319" w:author="hoffman" w:date="2009-06-10T14:05:00Z">
        <w:r w:rsidR="00C5085C">
          <w:t xml:space="preserve">.  </w:t>
        </w:r>
      </w:ins>
      <w:r>
        <w:t>When the user clicks on a locus label, the plot is zoomed to the range and domain of that locus and if “</w:t>
      </w:r>
      <w:r w:rsidRPr="00E8775E">
        <w:rPr>
          <w:rStyle w:val="NormalFixedChar"/>
        </w:rPr>
        <w:t>Sync</w:t>
      </w:r>
      <w:r>
        <w:t>” is selected, all other synchronized plots are zoomed also.</w:t>
      </w:r>
    </w:p>
    <w:p w:rsidR="00E8775E" w:rsidRDefault="00E8775E" w:rsidP="00D34941">
      <w:pPr>
        <w:pStyle w:val="Spacer"/>
      </w:pPr>
    </w:p>
    <w:p w:rsidR="00E8775E" w:rsidDel="00426F6D" w:rsidRDefault="00E8775E" w:rsidP="00DA76B7">
      <w:pPr>
        <w:rPr>
          <w:del w:id="1320" w:author="hoffman" w:date="2009-08-24T10:37:00Z"/>
        </w:rPr>
      </w:pPr>
      <w:r w:rsidRPr="00E8775E">
        <w:rPr>
          <w:rStyle w:val="NormalFixedChar"/>
          <w:b/>
        </w:rPr>
        <w:t>Artifacts</w:t>
      </w:r>
      <w:del w:id="1321" w:author="hoffman" w:date="2009-06-10T14:05:00Z">
        <w:r w:rsidDel="00C5085C">
          <w:delText xml:space="preserve">.  </w:delText>
        </w:r>
      </w:del>
      <w:ins w:id="1322" w:author="hoffman" w:date="2009-06-10T14:05:00Z">
        <w:r w:rsidR="00C5085C">
          <w:t xml:space="preserve">.  </w:t>
        </w:r>
      </w:ins>
      <w:r>
        <w:t>This option determines which artifacts are labeled: All, Critical, or None</w:t>
      </w:r>
      <w:del w:id="1323" w:author="hoffman" w:date="2009-06-10T14:05:00Z">
        <w:r w:rsidDel="00C5085C">
          <w:delText xml:space="preserve">.  </w:delText>
        </w:r>
      </w:del>
      <w:ins w:id="1324" w:author="hoffman" w:date="2009-06-10T14:05:00Z">
        <w:r w:rsidR="00C5085C">
          <w:t xml:space="preserve">.  </w:t>
        </w:r>
      </w:ins>
      <w:r>
        <w:t>The artifacts are labeled with an “</w:t>
      </w:r>
      <w:r w:rsidRPr="00676EFA">
        <w:rPr>
          <w:rStyle w:val="NormalFixedChar"/>
        </w:rPr>
        <w:t>A</w:t>
      </w:r>
      <w:r>
        <w:t>” and when the cursor is placed over the label a box appears with detailed information about the artifact.</w:t>
      </w:r>
      <w:ins w:id="1325" w:author="hoffman" w:date="2009-08-24T10:37:00Z">
        <w:r w:rsidR="00426F6D">
          <w:t xml:space="preserve">  If the </w:t>
        </w:r>
        <w:r w:rsidR="00426F6D" w:rsidRPr="00426F6D">
          <w:rPr>
            <w:rStyle w:val="NormalFixedChar"/>
          </w:rPr>
          <w:t>shift</w:t>
        </w:r>
        <w:r w:rsidR="00426F6D">
          <w:t xml:space="preserve"> key is </w:t>
        </w:r>
      </w:ins>
      <w:ins w:id="1326" w:author="hoffman" w:date="2009-08-24T10:41:00Z">
        <w:r w:rsidR="006836D1">
          <w:t>pressed</w:t>
        </w:r>
      </w:ins>
      <w:ins w:id="1327" w:author="hoffman" w:date="2009-08-24T10:37:00Z">
        <w:r w:rsidR="00426F6D">
          <w:t xml:space="preserve"> while selecting this option, the setting will be shown in all plots in the window.</w:t>
        </w:r>
      </w:ins>
    </w:p>
    <w:p w:rsidR="0008786E" w:rsidRDefault="0008786E" w:rsidP="0008786E">
      <w:pPr>
        <w:rPr>
          <w:ins w:id="1328" w:author="hoffman" w:date="2009-08-24T10:37:00Z"/>
        </w:rPr>
        <w:pPrChange w:id="1329" w:author="hoffman" w:date="2009-08-24T10:37:00Z">
          <w:pPr>
            <w:pStyle w:val="Spacer"/>
          </w:pPr>
        </w:pPrChange>
      </w:pPr>
    </w:p>
    <w:p w:rsidR="0008786E" w:rsidRDefault="0008786E">
      <w:pPr>
        <w:pStyle w:val="Spacer"/>
      </w:pPr>
    </w:p>
    <w:p w:rsidR="00A74FB9" w:rsidRDefault="00A74FB9" w:rsidP="00DA76B7">
      <w:r>
        <w:rPr>
          <w:rStyle w:val="NormalFixedChar"/>
          <w:b/>
        </w:rPr>
        <w:t xml:space="preserve">H, </w:t>
      </w:r>
      <w:r w:rsidRPr="00A533AA">
        <w:rPr>
          <w:rStyle w:val="NormalFixedChar"/>
          <w:b/>
        </w:rPr>
        <w:t>History</w:t>
      </w:r>
      <w:del w:id="1330" w:author="hoffman" w:date="2009-06-10T14:05:00Z">
        <w:r w:rsidDel="00C5085C">
          <w:delText xml:space="preserve">.  </w:delText>
        </w:r>
      </w:del>
      <w:ins w:id="1331" w:author="hoffman" w:date="2009-06-10T14:05:00Z">
        <w:r w:rsidR="00C5085C">
          <w:t xml:space="preserve">.  </w:t>
        </w:r>
      </w:ins>
      <w:r>
        <w:t>The history button or menu item is used to display the data as it was saved in previous versions of the report file</w:t>
      </w:r>
      <w:del w:id="1332" w:author="hoffman" w:date="2009-06-10T14:05:00Z">
        <w:r w:rsidDel="00C5085C">
          <w:delText xml:space="preserve">.  </w:delText>
        </w:r>
      </w:del>
      <w:ins w:id="1333" w:author="hoffman" w:date="2009-06-10T14:05:00Z">
        <w:r w:rsidR="00C5085C">
          <w:t xml:space="preserve">.  </w:t>
        </w:r>
      </w:ins>
      <w:r>
        <w:t xml:space="preserve">This is more useful for </w:t>
      </w:r>
      <w:r w:rsidRPr="00C80000">
        <w:rPr>
          <w:rStyle w:val="NormalFixedChar"/>
        </w:rPr>
        <w:t>.oer</w:t>
      </w:r>
      <w:r>
        <w:t xml:space="preserve"> (OSIRIS Edited Report) files than </w:t>
      </w:r>
      <w:r w:rsidRPr="00C80000">
        <w:rPr>
          <w:rStyle w:val="NormalFixedChar"/>
        </w:rPr>
        <w:t>.oar</w:t>
      </w:r>
      <w:r>
        <w:t xml:space="preserve"> (OSIRIS Analysis Report) files because </w:t>
      </w:r>
      <w:r w:rsidRPr="00C80000">
        <w:rPr>
          <w:rStyle w:val="NormalFixedChar"/>
        </w:rPr>
        <w:t>.oar</w:t>
      </w:r>
      <w:r>
        <w:t xml:space="preserve"> files should not be modified</w:t>
      </w:r>
      <w:del w:id="1334" w:author="hoffman" w:date="2009-06-10T14:05:00Z">
        <w:r w:rsidDel="00C5085C">
          <w:delText xml:space="preserve">.  </w:delText>
        </w:r>
      </w:del>
      <w:ins w:id="1335" w:author="hoffman" w:date="2009-06-10T14:05:00Z">
        <w:r w:rsidR="00C5085C">
          <w:t xml:space="preserve">.  </w:t>
        </w:r>
      </w:ins>
      <w:r>
        <w:t>This is similar to the history option in the report window, except the button is labeled with only the letter “</w:t>
      </w:r>
      <w:r w:rsidRPr="00A74FB9">
        <w:rPr>
          <w:rStyle w:val="NormalFixedChar"/>
        </w:rPr>
        <w:t>H</w:t>
      </w:r>
      <w:r>
        <w:t>” in order to save space</w:t>
      </w:r>
      <w:del w:id="1336" w:author="hoffman" w:date="2009-06-10T14:05:00Z">
        <w:r w:rsidDel="00C5085C">
          <w:delText xml:space="preserve">.  </w:delText>
        </w:r>
      </w:del>
      <w:ins w:id="1337" w:author="hoffman" w:date="2009-06-10T14:05:00Z">
        <w:r w:rsidR="00C5085C">
          <w:t xml:space="preserve">.  </w:t>
        </w:r>
      </w:ins>
      <w:r>
        <w:t xml:space="preserve">The </w:t>
      </w:r>
      <w:r w:rsidR="00676EFA">
        <w:t>button or menu item displays a (</w:t>
      </w:r>
      <w:r>
        <w:t>sub)menu with a list of dates the file was saved along with “</w:t>
      </w:r>
      <w:r w:rsidRPr="00C80000">
        <w:rPr>
          <w:rStyle w:val="NormalFixedChar"/>
        </w:rPr>
        <w:t>Original</w:t>
      </w:r>
      <w:r>
        <w:t>” and “</w:t>
      </w:r>
      <w:r w:rsidRPr="00C80000">
        <w:rPr>
          <w:rStyle w:val="NormalFixedChar"/>
        </w:rPr>
        <w:t>Current</w:t>
      </w:r>
      <w:r>
        <w:t>.”  The “</w:t>
      </w:r>
      <w:r w:rsidRPr="00C80000">
        <w:rPr>
          <w:rStyle w:val="NormalFixedChar"/>
        </w:rPr>
        <w:t>Original</w:t>
      </w:r>
      <w:r>
        <w:t>” selection show the original data obtained from the analysis before anything was edited</w:t>
      </w:r>
      <w:del w:id="1338" w:author="hoffman" w:date="2009-06-10T14:05:00Z">
        <w:r w:rsidDel="00C5085C">
          <w:delText xml:space="preserve">.  </w:delText>
        </w:r>
      </w:del>
      <w:ins w:id="1339" w:author="hoffman" w:date="2009-06-10T14:05:00Z">
        <w:r w:rsidR="00C5085C">
          <w:t xml:space="preserve">.  </w:t>
        </w:r>
      </w:ins>
      <w:r>
        <w:t>The “</w:t>
      </w:r>
      <w:r w:rsidRPr="00C80000">
        <w:rPr>
          <w:rStyle w:val="NormalFixedChar"/>
        </w:rPr>
        <w:t>Current</w:t>
      </w:r>
      <w:r>
        <w:t>” selection shows the data with all editing (if any) performed since the last time it was saved</w:t>
      </w:r>
      <w:del w:id="1340" w:author="hoffman" w:date="2009-06-10T14:05:00Z">
        <w:r w:rsidDel="00C5085C">
          <w:delText xml:space="preserve">.  </w:delText>
        </w:r>
      </w:del>
      <w:ins w:id="1341" w:author="hoffman" w:date="2009-06-10T14:05:00Z">
        <w:r w:rsidR="00C5085C">
          <w:t xml:space="preserve">.  </w:t>
        </w:r>
      </w:ins>
      <w:r>
        <w:t>If the file was saved an excessive number of times, some of the dates will appear in the menu with a selection for “</w:t>
      </w:r>
      <w:r w:rsidRPr="00C80000">
        <w:rPr>
          <w:rStyle w:val="NormalFixedChar"/>
        </w:rPr>
        <w:t>More…</w:t>
      </w:r>
      <w:r>
        <w:t xml:space="preserve">” which </w:t>
      </w:r>
      <w:r w:rsidR="00676EFA">
        <w:t>displays a dialog window</w:t>
      </w:r>
      <w:r>
        <w:t xml:space="preserve"> that allows the </w:t>
      </w:r>
      <w:r w:rsidR="00676EFA">
        <w:t>user to select</w:t>
      </w:r>
      <w:r>
        <w:t xml:space="preserve"> from all of the dates/times the file was saved</w:t>
      </w:r>
      <w:del w:id="1342" w:author="hoffman" w:date="2009-06-10T14:05:00Z">
        <w:r w:rsidDel="00C5085C">
          <w:delText xml:space="preserve">.  </w:delText>
        </w:r>
      </w:del>
      <w:ins w:id="1343" w:author="hoffman" w:date="2009-06-10T14:05:00Z">
        <w:r w:rsidR="00C5085C">
          <w:t xml:space="preserve">.  </w:t>
        </w:r>
      </w:ins>
      <w:r>
        <w:t>If there is no report file opened for this graph window, the user is prompted to select a report file or cancel</w:t>
      </w:r>
      <w:del w:id="1344" w:author="hoffman" w:date="2009-06-10T14:05:00Z">
        <w:r w:rsidDel="00C5085C">
          <w:delText xml:space="preserve">.  </w:delText>
        </w:r>
      </w:del>
      <w:ins w:id="1345" w:author="hoffman" w:date="2009-06-10T14:05:00Z">
        <w:r w:rsidR="00C5085C">
          <w:t xml:space="preserve">.  </w:t>
        </w:r>
      </w:ins>
      <w:r>
        <w:t>If a report file is selected, then the selected report file is used for labeling alleles and artifacts.</w:t>
      </w:r>
    </w:p>
    <w:p w:rsidR="00D34941" w:rsidRDefault="00D34941" w:rsidP="00D34941">
      <w:pPr>
        <w:pStyle w:val="Spacer"/>
      </w:pPr>
    </w:p>
    <w:p w:rsidR="00882D82" w:rsidRDefault="00882D82" w:rsidP="00DA76B7">
      <w:r w:rsidRPr="00882D82">
        <w:rPr>
          <w:rStyle w:val="NormalFixedChar"/>
          <w:b/>
        </w:rPr>
        <w:t>Reset Axes, Show Primer Peaks</w:t>
      </w:r>
      <w:del w:id="1346" w:author="hoffman" w:date="2009-06-10T14:05:00Z">
        <w:r w:rsidDel="00C5085C">
          <w:delText xml:space="preserve">.  </w:delText>
        </w:r>
      </w:del>
      <w:ins w:id="1347" w:author="hoffman" w:date="2009-06-10T14:05:00Z">
        <w:r w:rsidR="00C5085C">
          <w:t xml:space="preserve">.  </w:t>
        </w:r>
      </w:ins>
      <w:r>
        <w:t>When “</w:t>
      </w:r>
      <w:r w:rsidRPr="00676EFA">
        <w:rPr>
          <w:rStyle w:val="NormalFixedChar"/>
        </w:rPr>
        <w:t>Reset Axes</w:t>
      </w:r>
      <w:r>
        <w:t>” is selected, the plot is zoomed out to show all peak data</w:t>
      </w:r>
      <w:del w:id="1348" w:author="hoffman" w:date="2009-06-10T14:05:00Z">
        <w:r w:rsidDel="00C5085C">
          <w:delText xml:space="preserve">.  </w:delText>
        </w:r>
      </w:del>
      <w:ins w:id="1349" w:author="hoffman" w:date="2009-06-10T14:05:00Z">
        <w:r w:rsidR="00C5085C">
          <w:t xml:space="preserve">.  </w:t>
        </w:r>
      </w:ins>
      <w:r>
        <w:t xml:space="preserve">If the </w:t>
      </w:r>
      <w:r w:rsidR="00A74FB9" w:rsidRPr="00A74FB9">
        <w:rPr>
          <w:rStyle w:val="NormalFixedChar"/>
        </w:rPr>
        <w:t>S</w:t>
      </w:r>
      <w:r w:rsidRPr="00A74FB9">
        <w:rPr>
          <w:rStyle w:val="NormalFixedChar"/>
        </w:rPr>
        <w:t>hift</w:t>
      </w:r>
      <w:r>
        <w:t xml:space="preserve"> key is pressed when selecting “</w:t>
      </w:r>
      <w:r w:rsidRPr="00A74FB9">
        <w:rPr>
          <w:rStyle w:val="NormalFixedChar"/>
        </w:rPr>
        <w:t>Reset Axes</w:t>
      </w:r>
      <w:r>
        <w:t>” from the toolbar or if “</w:t>
      </w:r>
      <w:r w:rsidRPr="00676EFA">
        <w:rPr>
          <w:rStyle w:val="NormalFixedChar"/>
        </w:rPr>
        <w:t>Show Primer Peaks</w:t>
      </w:r>
      <w:r>
        <w:t>” is selected from the menu, then the plot is zoomed out to show all data including the primer peaks at the beginning of the plot.</w:t>
      </w:r>
    </w:p>
    <w:p w:rsidR="00882D82" w:rsidRDefault="00882D82" w:rsidP="00D34941">
      <w:pPr>
        <w:pStyle w:val="Spacer"/>
      </w:pPr>
    </w:p>
    <w:p w:rsidR="00882D82" w:rsidRDefault="00882D82" w:rsidP="00DA76B7">
      <w:r w:rsidRPr="00882D82">
        <w:rPr>
          <w:rStyle w:val="NormalFixedChar"/>
          <w:b/>
        </w:rPr>
        <w:t>Multiple, Multiple Plots, Remove Other Plots</w:t>
      </w:r>
      <w:del w:id="1350" w:author="hoffman" w:date="2009-06-10T14:05:00Z">
        <w:r w:rsidDel="00C5085C">
          <w:delText xml:space="preserve">.  </w:delText>
        </w:r>
      </w:del>
      <w:ins w:id="1351" w:author="hoffman" w:date="2009-06-10T14:05:00Z">
        <w:r w:rsidR="00C5085C">
          <w:t xml:space="preserve">.  </w:t>
        </w:r>
      </w:ins>
      <w:r>
        <w:t>When “</w:t>
      </w:r>
      <w:r w:rsidRPr="008E0634">
        <w:rPr>
          <w:rStyle w:val="NormalFixedChar"/>
        </w:rPr>
        <w:t>Multiple</w:t>
      </w:r>
      <w:r>
        <w:t>” or “</w:t>
      </w:r>
      <w:r w:rsidRPr="008E0634">
        <w:rPr>
          <w:rStyle w:val="NormalFixedChar"/>
        </w:rPr>
        <w:t>Multiple Plots</w:t>
      </w:r>
      <w:r>
        <w:t xml:space="preserve">” is selected, a </w:t>
      </w:r>
      <w:r w:rsidR="008E0634">
        <w:t xml:space="preserve">separate </w:t>
      </w:r>
      <w:r>
        <w:t>plot is displayed for each channel</w:t>
      </w:r>
      <w:del w:id="1352" w:author="hoffman" w:date="2009-06-10T14:05:00Z">
        <w:r w:rsidDel="00C5085C">
          <w:delText xml:space="preserve">.  </w:delText>
        </w:r>
      </w:del>
      <w:ins w:id="1353" w:author="hoffman" w:date="2009-06-10T14:05:00Z">
        <w:r w:rsidR="00C5085C">
          <w:t xml:space="preserve">.  </w:t>
        </w:r>
      </w:ins>
      <w:r>
        <w:t xml:space="preserve">If the </w:t>
      </w:r>
      <w:r w:rsidRPr="00676EFA">
        <w:rPr>
          <w:rStyle w:val="NormalFixedChar"/>
        </w:rPr>
        <w:t>Shift</w:t>
      </w:r>
      <w:r>
        <w:t xml:space="preserve"> key is pressed when selecting “</w:t>
      </w:r>
      <w:r w:rsidRPr="00882D82">
        <w:rPr>
          <w:rStyle w:val="NormalFixedChar"/>
        </w:rPr>
        <w:t>Multiple</w:t>
      </w:r>
      <w:r>
        <w:t>” on the toolbar or if “</w:t>
      </w:r>
      <w:r w:rsidRPr="00882D82">
        <w:rPr>
          <w:rStyle w:val="NormalFixedChar"/>
        </w:rPr>
        <w:t>Remove Other Plots</w:t>
      </w:r>
      <w:r>
        <w:t>” is selected from the menu, then all other plots are removed leaving only one plot displayed.</w:t>
      </w:r>
    </w:p>
    <w:p w:rsidR="00882D82" w:rsidRDefault="00882D82" w:rsidP="00D34941">
      <w:pPr>
        <w:pStyle w:val="Spacer"/>
      </w:pPr>
    </w:p>
    <w:p w:rsidR="00882D82" w:rsidRDefault="00882D82" w:rsidP="00DA76B7">
      <w:r w:rsidRPr="00882D82">
        <w:rPr>
          <w:rStyle w:val="NormalFixedChar"/>
          <w:b/>
        </w:rPr>
        <w:t>Append</w:t>
      </w:r>
      <w:del w:id="1354" w:author="hoffman" w:date="2009-06-10T14:05:00Z">
        <w:r w:rsidDel="00C5085C">
          <w:delText xml:space="preserve">.  </w:delText>
        </w:r>
      </w:del>
      <w:ins w:id="1355" w:author="hoffman" w:date="2009-06-10T14:05:00Z">
        <w:r w:rsidR="00C5085C">
          <w:t xml:space="preserve">.  </w:t>
        </w:r>
      </w:ins>
      <w:r>
        <w:t xml:space="preserve">This option appends a new </w:t>
      </w:r>
      <w:r w:rsidR="00676EFA">
        <w:t xml:space="preserve">identical </w:t>
      </w:r>
      <w:r>
        <w:t xml:space="preserve">plot </w:t>
      </w:r>
      <w:r w:rsidR="00676EFA">
        <w:t xml:space="preserve">below </w:t>
      </w:r>
      <w:r>
        <w:t>the plot whose menu or toolbar is performing the action</w:t>
      </w:r>
      <w:del w:id="1356" w:author="hoffman" w:date="2009-06-10T14:05:00Z">
        <w:r w:rsidDel="00C5085C">
          <w:delText xml:space="preserve">.  </w:delText>
        </w:r>
      </w:del>
      <w:ins w:id="1357" w:author="hoffman" w:date="2009-06-10T14:05:00Z">
        <w:r w:rsidR="00C5085C">
          <w:t xml:space="preserve">.  </w:t>
        </w:r>
      </w:ins>
      <w:r>
        <w:t>The maximum number of plots is equal to the number of channels and when that maximum is reached, this feature is disabled.</w:t>
      </w:r>
    </w:p>
    <w:p w:rsidR="00676EFA" w:rsidRDefault="00676EFA" w:rsidP="00D34941">
      <w:pPr>
        <w:pStyle w:val="Spacer"/>
      </w:pPr>
    </w:p>
    <w:p w:rsidR="001246AB" w:rsidRDefault="00A74FB9" w:rsidP="001246AB">
      <w:pPr>
        <w:rPr>
          <w:ins w:id="1358" w:author="hoffman" w:date="2009-08-20T19:34:00Z"/>
        </w:rPr>
      </w:pPr>
      <w:r w:rsidRPr="009D2C02">
        <w:rPr>
          <w:rStyle w:val="NormalFixedChar"/>
          <w:b/>
        </w:rPr>
        <w:t>Parameters…</w:t>
      </w:r>
      <w:r w:rsidRPr="009D2C02">
        <w:rPr>
          <w:b/>
        </w:rPr>
        <w:t xml:space="preserve"> </w:t>
      </w:r>
      <w:r>
        <w:t xml:space="preserve"> This button or menu item displays a popup window containing the parameters used for this analysis</w:t>
      </w:r>
      <w:del w:id="1359" w:author="hoffman" w:date="2009-06-10T14:05:00Z">
        <w:r w:rsidDel="00C5085C">
          <w:delText xml:space="preserve">.  </w:delText>
        </w:r>
      </w:del>
      <w:ins w:id="1360" w:author="hoffman" w:date="2009-06-10T14:05:00Z">
        <w:r w:rsidR="00C5085C">
          <w:t xml:space="preserve">.  </w:t>
        </w:r>
      </w:ins>
      <w:r>
        <w:t>The input and output directories are hyperlinked to enable the user to view the contents</w:t>
      </w:r>
      <w:del w:id="1361" w:author="hoffman" w:date="2009-06-10T14:05:00Z">
        <w:r w:rsidDel="00C5085C">
          <w:delText xml:space="preserve">.  </w:delText>
        </w:r>
      </w:del>
      <w:ins w:id="1362" w:author="hoffman" w:date="2009-06-10T14:05:00Z">
        <w:r w:rsidR="00C5085C">
          <w:t xml:space="preserve">.  </w:t>
        </w:r>
      </w:ins>
      <w:r>
        <w:t xml:space="preserve">This feature </w:t>
      </w:r>
      <w:r w:rsidR="00676EFA">
        <w:t xml:space="preserve">is also </w:t>
      </w:r>
      <w:r>
        <w:t>available when viewing report data</w:t>
      </w:r>
      <w:del w:id="1363" w:author="hoffman" w:date="2009-06-10T14:05:00Z">
        <w:r w:rsidDel="00C5085C">
          <w:delText xml:space="preserve">.  </w:delText>
        </w:r>
      </w:del>
      <w:ins w:id="1364" w:author="hoffman" w:date="2009-06-10T14:05:00Z">
        <w:r w:rsidR="00C5085C">
          <w:t xml:space="preserve">.  </w:t>
        </w:r>
      </w:ins>
      <w:r>
        <w:t xml:space="preserve">Following is an example identical to the one in the previous section on </w:t>
      </w:r>
      <w:hyperlink w:anchor="_OSIRIS_Report_Files" w:history="1">
        <w:r w:rsidRPr="00A74FB9">
          <w:rPr>
            <w:rStyle w:val="Hyperlink"/>
            <w:u w:val="none"/>
          </w:rPr>
          <w:t>OSIRIS Report Files</w:t>
        </w:r>
      </w:hyperlink>
      <w:r>
        <w:t>:</w:t>
      </w:r>
    </w:p>
    <w:p w:rsidR="0008786E" w:rsidRDefault="0008786E" w:rsidP="0008786E">
      <w:pPr>
        <w:pStyle w:val="Spacer"/>
        <w:pPrChange w:id="1365" w:author="hoffman" w:date="2009-08-21T11:45:00Z">
          <w:pPr/>
        </w:pPrChange>
      </w:pPr>
    </w:p>
    <w:p w:rsidR="00A74FB9" w:rsidRDefault="00A74FB9" w:rsidP="00D34941">
      <w:pPr>
        <w:pStyle w:val="Spacer"/>
      </w:pPr>
    </w:p>
    <w:p w:rsidR="00A74FB9" w:rsidRDefault="00A74FB9" w:rsidP="00A74FB9">
      <w:pPr>
        <w:jc w:val="center"/>
      </w:pPr>
      <w:r>
        <w:rPr>
          <w:noProof/>
        </w:rPr>
        <w:drawing>
          <wp:inline distT="0" distB="0" distL="0" distR="0">
            <wp:extent cx="3013981" cy="1034561"/>
            <wp:effectExtent l="19050" t="0" r="0" b="0"/>
            <wp:docPr id="29" name="Picture 5" descr="E:\Users\hoffman\DEV\internal\osiris\docs\ScreenShots-1.2\200-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hoffman\DEV\internal\osiris\docs\ScreenShots-1.2\200-Parameters.png"/>
                    <pic:cNvPicPr>
                      <a:picLocks noChangeAspect="1" noChangeArrowheads="1"/>
                    </pic:cNvPicPr>
                  </pic:nvPicPr>
                  <pic:blipFill>
                    <a:blip r:embed="rId44" cstate="print"/>
                    <a:stretch>
                      <a:fillRect/>
                    </a:stretch>
                  </pic:blipFill>
                  <pic:spPr bwMode="auto">
                    <a:xfrm>
                      <a:off x="0" y="0"/>
                      <a:ext cx="3013981" cy="1034561"/>
                    </a:xfrm>
                    <a:prstGeom prst="rect">
                      <a:avLst/>
                    </a:prstGeom>
                    <a:noFill/>
                    <a:ln w="9525">
                      <a:noFill/>
                      <a:miter lim="800000"/>
                      <a:headEnd/>
                      <a:tailEnd/>
                    </a:ln>
                  </pic:spPr>
                </pic:pic>
              </a:graphicData>
            </a:graphic>
          </wp:inline>
        </w:drawing>
      </w:r>
    </w:p>
    <w:p w:rsidR="00882D82" w:rsidRDefault="00882D82" w:rsidP="00D34941">
      <w:pPr>
        <w:pStyle w:val="Spacer"/>
      </w:pPr>
    </w:p>
    <w:p w:rsidR="00882D82" w:rsidRDefault="00882D82" w:rsidP="00DA76B7">
      <w:r w:rsidRPr="00A74FB9">
        <w:rPr>
          <w:rStyle w:val="NormalFixedChar"/>
          <w:b/>
        </w:rPr>
        <w:t>X, Remove Plot</w:t>
      </w:r>
      <w:del w:id="1366" w:author="hoffman" w:date="2009-06-10T14:05:00Z">
        <w:r w:rsidDel="00C5085C">
          <w:delText>.</w:delText>
        </w:r>
        <w:r w:rsidR="00A74FB9" w:rsidDel="00C5085C">
          <w:delText xml:space="preserve">  </w:delText>
        </w:r>
      </w:del>
      <w:ins w:id="1367" w:author="hoffman" w:date="2009-06-10T14:05:00Z">
        <w:r w:rsidR="00C5085C">
          <w:t xml:space="preserve">.  </w:t>
        </w:r>
      </w:ins>
      <w:r w:rsidR="00A74FB9">
        <w:t>This option remove</w:t>
      </w:r>
      <w:r w:rsidR="005D3E06">
        <w:t>s</w:t>
      </w:r>
      <w:r w:rsidR="00A74FB9">
        <w:t xml:space="preserve"> the specified plot from the window</w:t>
      </w:r>
      <w:del w:id="1368" w:author="hoffman" w:date="2009-06-10T14:05:00Z">
        <w:r w:rsidR="00A74FB9" w:rsidDel="00C5085C">
          <w:delText xml:space="preserve">.  </w:delText>
        </w:r>
      </w:del>
      <w:ins w:id="1369" w:author="hoffman" w:date="2009-06-10T14:05:00Z">
        <w:r w:rsidR="00C5085C">
          <w:t xml:space="preserve">.  </w:t>
        </w:r>
      </w:ins>
      <w:r w:rsidR="00A74FB9">
        <w:t>If this “</w:t>
      </w:r>
      <w:r w:rsidR="00A74FB9" w:rsidRPr="00A74FB9">
        <w:rPr>
          <w:rStyle w:val="NormalFixedChar"/>
        </w:rPr>
        <w:t>X</w:t>
      </w:r>
      <w:r w:rsidR="00A74FB9">
        <w:t xml:space="preserve">” button is pressed on the toolbar while the </w:t>
      </w:r>
      <w:r w:rsidR="00A74FB9" w:rsidRPr="00A74FB9">
        <w:rPr>
          <w:rStyle w:val="NormalFixedChar"/>
        </w:rPr>
        <w:t>Shift</w:t>
      </w:r>
      <w:r w:rsidR="00A74FB9">
        <w:t xml:space="preserve"> key is pressed, all plots except this one are removed in the same manner as pressing the “</w:t>
      </w:r>
      <w:r w:rsidR="00A74FB9" w:rsidRPr="00A74FB9">
        <w:rPr>
          <w:rStyle w:val="NormalFixedChar"/>
        </w:rPr>
        <w:t>Multiple</w:t>
      </w:r>
      <w:r w:rsidR="00A74FB9">
        <w:t xml:space="preserve">” button with the </w:t>
      </w:r>
      <w:r w:rsidR="00A74FB9" w:rsidRPr="00A74FB9">
        <w:rPr>
          <w:rStyle w:val="NormalFixedChar"/>
        </w:rPr>
        <w:t>Shift</w:t>
      </w:r>
      <w:r w:rsidR="00A74FB9">
        <w:t xml:space="preserve"> key down or selecting “</w:t>
      </w:r>
      <w:r w:rsidR="00A74FB9" w:rsidRPr="00A74FB9">
        <w:rPr>
          <w:rStyle w:val="NormalFixedChar"/>
        </w:rPr>
        <w:t>Remove Other Plots</w:t>
      </w:r>
      <w:r w:rsidR="00A74FB9">
        <w:t>” from the menu</w:t>
      </w:r>
      <w:del w:id="1370" w:author="hoffman" w:date="2009-06-10T14:05:00Z">
        <w:r w:rsidR="00A74FB9" w:rsidDel="00C5085C">
          <w:delText>.</w:delText>
        </w:r>
        <w:r w:rsidR="005D3E06" w:rsidDel="00C5085C">
          <w:delText xml:space="preserve">  </w:delText>
        </w:r>
      </w:del>
      <w:ins w:id="1371" w:author="hoffman" w:date="2009-06-10T14:05:00Z">
        <w:r w:rsidR="00C5085C">
          <w:t xml:space="preserve">.  </w:t>
        </w:r>
      </w:ins>
      <w:r w:rsidR="005D3E06">
        <w:t>If there is only one plot displayed, this feature is disabled.</w:t>
      </w:r>
    </w:p>
    <w:p w:rsidR="00A74FB9" w:rsidRDefault="00A74FB9" w:rsidP="00D34941">
      <w:pPr>
        <w:pStyle w:val="Spacer"/>
      </w:pPr>
    </w:p>
    <w:p w:rsidR="00A74FB9" w:rsidRDefault="00A74FB9" w:rsidP="00DA76B7">
      <w:r w:rsidRPr="00A74FB9">
        <w:rPr>
          <w:b/>
        </w:rPr>
        <w:t>Arrows</w:t>
      </w:r>
      <w:del w:id="1372" w:author="hoffman" w:date="2009-06-10T14:05:00Z">
        <w:r w:rsidR="00D34941" w:rsidDel="00C5085C">
          <w:rPr>
            <w:b/>
          </w:rPr>
          <w:delText xml:space="preserve">.  </w:delText>
        </w:r>
      </w:del>
      <w:ins w:id="1373" w:author="hoffman" w:date="2009-06-10T14:05:00Z">
        <w:r w:rsidR="00C5085C">
          <w:rPr>
            <w:b/>
          </w:rPr>
          <w:t xml:space="preserve">.  </w:t>
        </w:r>
      </w:ins>
      <w:r>
        <w:t xml:space="preserve">If the toolbar is </w:t>
      </w:r>
      <w:r w:rsidR="0068654A">
        <w:t xml:space="preserve">too narrow to accommodate all of </w:t>
      </w:r>
      <w:r w:rsidR="00BD2FC4">
        <w:t>its</w:t>
      </w:r>
      <w:r w:rsidR="0068654A">
        <w:t xml:space="preserve"> items, then an arrow is displayed at each end and the user can click on the arrow to shift the items on</w:t>
      </w:r>
      <w:r w:rsidR="00BD2FC4">
        <w:t xml:space="preserve"> or off the visible portion of</w:t>
      </w:r>
      <w:r w:rsidR="0068654A">
        <w:t xml:space="preserve"> the toolbar</w:t>
      </w:r>
      <w:r w:rsidR="00BD2FC4">
        <w:t xml:space="preserve"> as shown below.</w:t>
      </w:r>
    </w:p>
    <w:p w:rsidR="0068654A" w:rsidRDefault="0068654A" w:rsidP="00DA76B7"/>
    <w:p w:rsidR="0068654A" w:rsidRDefault="00BD2FC4" w:rsidP="00DA76B7">
      <w:r>
        <w:rPr>
          <w:noProof/>
        </w:rPr>
        <w:drawing>
          <wp:inline distT="0" distB="0" distL="0" distR="0">
            <wp:extent cx="5937250" cy="1234899"/>
            <wp:effectExtent l="19050" t="0" r="6350" b="0"/>
            <wp:docPr id="30" name="Picture 4" descr="E:\Users\hoffman\DEV\internal\osiris\docs\ScreenShots-1.2\260-toolbar-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hoffman\DEV\internal\osiris\docs\ScreenShots-1.2\260-toolbar-arrows.PNG"/>
                    <pic:cNvPicPr>
                      <a:picLocks noChangeAspect="1" noChangeArrowheads="1"/>
                    </pic:cNvPicPr>
                  </pic:nvPicPr>
                  <pic:blipFill>
                    <a:blip r:embed="rId47" cstate="print"/>
                    <a:stretch>
                      <a:fillRect/>
                    </a:stretch>
                  </pic:blipFill>
                  <pic:spPr bwMode="auto">
                    <a:xfrm>
                      <a:off x="0" y="0"/>
                      <a:ext cx="5937250" cy="1234899"/>
                    </a:xfrm>
                    <a:prstGeom prst="rect">
                      <a:avLst/>
                    </a:prstGeom>
                    <a:noFill/>
                    <a:ln w="9525">
                      <a:noFill/>
                      <a:miter lim="800000"/>
                      <a:headEnd/>
                      <a:tailEnd/>
                    </a:ln>
                  </pic:spPr>
                </pic:pic>
              </a:graphicData>
            </a:graphic>
          </wp:inline>
        </w:drawing>
      </w:r>
    </w:p>
    <w:p w:rsidR="000E55F1" w:rsidRDefault="000E55F1" w:rsidP="000E55F1">
      <w:pPr>
        <w:pStyle w:val="Heading2"/>
        <w:rPr>
          <w:ins w:id="1374" w:author="hoffman" w:date="2009-11-23T14:56:00Z"/>
        </w:rPr>
      </w:pPr>
      <w:bookmarkStart w:id="1375" w:name="_Toc246754595"/>
      <w:ins w:id="1376" w:author="hoffman" w:date="2009-11-23T14:56:00Z">
        <w:r>
          <w:t>Resizing Plots</w:t>
        </w:r>
        <w:bookmarkEnd w:id="1375"/>
      </w:ins>
    </w:p>
    <w:p w:rsidR="000E55F1" w:rsidRDefault="000E55F1" w:rsidP="000E55F1">
      <w:pPr>
        <w:rPr>
          <w:ins w:id="1377" w:author="hoffman" w:date="2009-11-23T15:38:00Z"/>
        </w:rPr>
        <w:pPrChange w:id="1378" w:author="hoffman" w:date="2009-11-23T14:56:00Z">
          <w:pPr>
            <w:pStyle w:val="Heading2"/>
          </w:pPr>
        </w:pPrChange>
      </w:pPr>
      <w:ins w:id="1379" w:author="hoffman" w:date="2009-11-23T14:56:00Z">
        <w:r>
          <w:t xml:space="preserve">When viewing multiple graphs in a single window, </w:t>
        </w:r>
      </w:ins>
      <w:ins w:id="1380" w:author="hoffman" w:date="2009-11-23T15:34:00Z">
        <w:r w:rsidR="00CA35C2">
          <w:t>the height of each graph may be too small</w:t>
        </w:r>
      </w:ins>
      <w:ins w:id="1381" w:author="hoffman" w:date="2009-11-23T15:35:00Z">
        <w:r w:rsidR="00CA35C2">
          <w:t xml:space="preserve">.  </w:t>
        </w:r>
      </w:ins>
      <w:ins w:id="1382" w:author="hoffman" w:date="2009-11-23T15:36:00Z">
        <w:r w:rsidR="00CA35C2">
          <w:t>The height of each plot can either be fixed to fit into the window</w:t>
        </w:r>
      </w:ins>
      <w:ins w:id="1383" w:author="hoffman" w:date="2009-11-23T15:37:00Z">
        <w:r w:rsidR="00CA35C2">
          <w:t xml:space="preserve"> or resized to be larger with a new scrollbar added to scroll through the larger plots.  This option</w:t>
        </w:r>
      </w:ins>
      <w:ins w:id="1384" w:author="hoffman" w:date="2009-11-23T15:38:00Z">
        <w:r w:rsidR="00CA35C2">
          <w:t xml:space="preserve"> is chosen by selecting “</w:t>
        </w:r>
        <w:r w:rsidR="00CA35C2" w:rsidRPr="00CA35C2">
          <w:rPr>
            <w:rStyle w:val="NormalFixedChar"/>
            <w:rPrChange w:id="1385" w:author="hoffman" w:date="2009-11-23T15:39:00Z">
              <w:rPr/>
            </w:rPrChange>
          </w:rPr>
          <w:t>Resizable Plots</w:t>
        </w:r>
        <w:r w:rsidR="00CA35C2">
          <w:t xml:space="preserve">” in the </w:t>
        </w:r>
      </w:ins>
      <w:ins w:id="1386" w:author="hoffman" w:date="2009-11-23T15:39:00Z">
        <w:r w:rsidR="00CA35C2">
          <w:t>“</w:t>
        </w:r>
      </w:ins>
      <w:ins w:id="1387" w:author="hoffman" w:date="2009-11-23T15:38:00Z">
        <w:r w:rsidR="00CA35C2" w:rsidRPr="00CA35C2">
          <w:rPr>
            <w:rStyle w:val="NormalFixedChar"/>
            <w:rPrChange w:id="1388" w:author="hoffman" w:date="2009-11-23T15:39:00Z">
              <w:rPr/>
            </w:rPrChange>
          </w:rPr>
          <w:t>Graph</w:t>
        </w:r>
      </w:ins>
      <w:ins w:id="1389" w:author="hoffman" w:date="2009-11-23T15:39:00Z">
        <w:r w:rsidR="00CA35C2">
          <w:t>”</w:t>
        </w:r>
      </w:ins>
      <w:ins w:id="1390" w:author="hoffman" w:date="2009-11-23T15:38:00Z">
        <w:r w:rsidR="00CA35C2">
          <w:t xml:space="preserve"> pull down menu as shown below.</w:t>
        </w:r>
      </w:ins>
    </w:p>
    <w:p w:rsidR="00CA35C2" w:rsidRDefault="00CA35C2" w:rsidP="000E55F1">
      <w:pPr>
        <w:rPr>
          <w:ins w:id="1391" w:author="hoffman" w:date="2009-11-23T15:38:00Z"/>
        </w:rPr>
        <w:pPrChange w:id="1392" w:author="hoffman" w:date="2009-11-23T14:56:00Z">
          <w:pPr>
            <w:pStyle w:val="Heading2"/>
          </w:pPr>
        </w:pPrChange>
      </w:pPr>
    </w:p>
    <w:p w:rsidR="00CA35C2" w:rsidRDefault="00CA35C2" w:rsidP="00CA35C2">
      <w:pPr>
        <w:jc w:val="center"/>
        <w:rPr>
          <w:ins w:id="1393" w:author="hoffman" w:date="2009-11-23T15:38:00Z"/>
        </w:rPr>
        <w:pPrChange w:id="1394" w:author="hoffman" w:date="2009-11-23T15:38:00Z">
          <w:pPr>
            <w:pStyle w:val="Heading2"/>
          </w:pPr>
        </w:pPrChange>
      </w:pPr>
      <w:ins w:id="1395" w:author="hoffman" w:date="2009-11-23T15:38:00Z">
        <w:r>
          <w:rPr>
            <w:noProof/>
          </w:rPr>
          <w:drawing>
            <wp:inline distT="0" distB="0" distL="0" distR="0">
              <wp:extent cx="2379345" cy="2654300"/>
              <wp:effectExtent l="19050" t="0" r="1905" b="0"/>
              <wp:docPr id="38" name="Picture 2" descr="L:\DEV\internal\osiris\docs\ScreenShots-1.3\260-Resiz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DEV\internal\osiris\docs\ScreenShots-1.3\260-Resizable.png"/>
                      <pic:cNvPicPr>
                        <a:picLocks noChangeAspect="1" noChangeArrowheads="1"/>
                      </pic:cNvPicPr>
                    </pic:nvPicPr>
                    <pic:blipFill>
                      <a:blip r:embed="rId48" cstate="print"/>
                      <a:srcRect/>
                      <a:stretch>
                        <a:fillRect/>
                      </a:stretch>
                    </pic:blipFill>
                    <pic:spPr bwMode="auto">
                      <a:xfrm>
                        <a:off x="0" y="0"/>
                        <a:ext cx="2379345" cy="2654300"/>
                      </a:xfrm>
                      <a:prstGeom prst="rect">
                        <a:avLst/>
                      </a:prstGeom>
                      <a:noFill/>
                      <a:ln w="9525">
                        <a:noFill/>
                        <a:miter lim="800000"/>
                        <a:headEnd/>
                        <a:tailEnd/>
                      </a:ln>
                    </pic:spPr>
                  </pic:pic>
                </a:graphicData>
              </a:graphic>
            </wp:inline>
          </w:drawing>
        </w:r>
      </w:ins>
    </w:p>
    <w:p w:rsidR="00CA35C2" w:rsidRDefault="00CA35C2" w:rsidP="00CA35C2">
      <w:pPr>
        <w:rPr>
          <w:ins w:id="1396" w:author="hoffman" w:date="2009-11-23T15:40:00Z"/>
        </w:rPr>
        <w:pPrChange w:id="1397" w:author="hoffman" w:date="2009-11-23T15:38:00Z">
          <w:pPr>
            <w:pStyle w:val="Heading2"/>
          </w:pPr>
        </w:pPrChange>
      </w:pPr>
    </w:p>
    <w:p w:rsidR="00CA35C2" w:rsidRDefault="00CA35C2" w:rsidP="00CA35C2">
      <w:pPr>
        <w:rPr>
          <w:ins w:id="1398" w:author="hoffman" w:date="2009-11-23T15:40:00Z"/>
        </w:rPr>
        <w:pPrChange w:id="1399" w:author="hoffman" w:date="2009-11-23T15:38:00Z">
          <w:pPr>
            <w:pStyle w:val="Heading2"/>
          </w:pPr>
        </w:pPrChange>
      </w:pPr>
      <w:ins w:id="1400" w:author="hoffman" w:date="2009-11-23T15:39:00Z">
        <w:r>
          <w:t>When this is selected, a sash or horizontal bar is displayed between each plot.  The plot can then be resiz</w:t>
        </w:r>
      </w:ins>
      <w:ins w:id="1401" w:author="hoffman" w:date="2009-11-23T15:40:00Z">
        <w:r>
          <w:t>ed by clicking and dragging this bar to the desired size as shown below.</w:t>
        </w:r>
      </w:ins>
    </w:p>
    <w:p w:rsidR="00CA35C2" w:rsidRDefault="00CA35C2" w:rsidP="00CA35C2">
      <w:pPr>
        <w:rPr>
          <w:ins w:id="1402" w:author="hoffman" w:date="2009-11-23T15:40:00Z"/>
        </w:rPr>
        <w:pPrChange w:id="1403" w:author="hoffman" w:date="2009-11-23T15:38:00Z">
          <w:pPr>
            <w:pStyle w:val="Heading2"/>
          </w:pPr>
        </w:pPrChange>
      </w:pPr>
    </w:p>
    <w:p w:rsidR="00CA35C2" w:rsidRDefault="00CA35C2" w:rsidP="00CA35C2">
      <w:pPr>
        <w:rPr>
          <w:ins w:id="1404" w:author="hoffman" w:date="2009-11-23T15:39:00Z"/>
        </w:rPr>
        <w:pPrChange w:id="1405" w:author="hoffman" w:date="2009-11-23T15:38:00Z">
          <w:pPr>
            <w:pStyle w:val="Heading2"/>
          </w:pPr>
        </w:pPrChange>
      </w:pPr>
      <w:ins w:id="1406" w:author="hoffman" w:date="2009-11-23T15:40:00Z">
        <w:r>
          <w:rPr>
            <w:noProof/>
          </w:rPr>
          <w:drawing>
            <wp:inline distT="0" distB="0" distL="0" distR="0">
              <wp:extent cx="5931535" cy="3576955"/>
              <wp:effectExtent l="19050" t="0" r="0" b="0"/>
              <wp:docPr id="39" name="Picture 3" descr="L:\DEV\internal\osiris\docs\ScreenShots-1.3\270-Resize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DEV\internal\osiris\docs\ScreenShots-1.3\270-ResizeGraph.png"/>
                      <pic:cNvPicPr>
                        <a:picLocks noChangeAspect="1" noChangeArrowheads="1"/>
                      </pic:cNvPicPr>
                    </pic:nvPicPr>
                    <pic:blipFill>
                      <a:blip r:embed="rId49" cstate="print"/>
                      <a:srcRect/>
                      <a:stretch>
                        <a:fillRect/>
                      </a:stretch>
                    </pic:blipFill>
                    <pic:spPr bwMode="auto">
                      <a:xfrm>
                        <a:off x="0" y="0"/>
                        <a:ext cx="5931535" cy="3576955"/>
                      </a:xfrm>
                      <a:prstGeom prst="rect">
                        <a:avLst/>
                      </a:prstGeom>
                      <a:noFill/>
                      <a:ln w="9525">
                        <a:noFill/>
                        <a:miter lim="800000"/>
                        <a:headEnd/>
                        <a:tailEnd/>
                      </a:ln>
                    </pic:spPr>
                  </pic:pic>
                </a:graphicData>
              </a:graphic>
            </wp:inline>
          </w:drawing>
        </w:r>
      </w:ins>
    </w:p>
    <w:p w:rsidR="00CA35C2" w:rsidRDefault="00CA35C2" w:rsidP="00CA35C2">
      <w:pPr>
        <w:rPr>
          <w:ins w:id="1407" w:author="hoffman" w:date="2009-11-23T15:40:00Z"/>
        </w:rPr>
        <w:pPrChange w:id="1408" w:author="hoffman" w:date="2009-11-23T15:38:00Z">
          <w:pPr>
            <w:pStyle w:val="Heading2"/>
          </w:pPr>
        </w:pPrChange>
      </w:pPr>
    </w:p>
    <w:p w:rsidR="00CA35C2" w:rsidRDefault="00CA35C2" w:rsidP="00CA35C2">
      <w:pPr>
        <w:rPr>
          <w:ins w:id="1409" w:author="hoffman" w:date="2009-11-23T15:41:00Z"/>
        </w:rPr>
        <w:pPrChange w:id="1410" w:author="hoffman" w:date="2009-11-23T15:38:00Z">
          <w:pPr>
            <w:pStyle w:val="Heading2"/>
          </w:pPr>
        </w:pPrChange>
      </w:pPr>
      <w:ins w:id="1411" w:author="hoffman" w:date="2009-11-23T15:40:00Z">
        <w:r>
          <w:t xml:space="preserve">After dragging the sash, </w:t>
        </w:r>
        <w:r w:rsidRPr="00CA35C2">
          <w:rPr>
            <w:b/>
            <w:rPrChange w:id="1412" w:author="hoffman" w:date="2009-11-23T15:41:00Z">
              <w:rPr/>
            </w:rPrChange>
          </w:rPr>
          <w:t>each plot</w:t>
        </w:r>
        <w:r>
          <w:t xml:space="preserve"> is re</w:t>
        </w:r>
      </w:ins>
      <w:ins w:id="1413" w:author="hoffman" w:date="2009-11-23T15:41:00Z">
        <w:r>
          <w:t>sized to the selected height and a scroll bar is shown on the right if the total height exceeds the height of the window.</w:t>
        </w:r>
      </w:ins>
    </w:p>
    <w:p w:rsidR="00CA35C2" w:rsidRDefault="00CA35C2" w:rsidP="00CA35C2">
      <w:pPr>
        <w:rPr>
          <w:ins w:id="1414" w:author="hoffman" w:date="2009-11-23T15:41:00Z"/>
        </w:rPr>
        <w:pPrChange w:id="1415" w:author="hoffman" w:date="2009-11-23T15:38:00Z">
          <w:pPr>
            <w:pStyle w:val="Heading2"/>
          </w:pPr>
        </w:pPrChange>
      </w:pPr>
    </w:p>
    <w:p w:rsidR="00CA35C2" w:rsidRDefault="00CA35C2" w:rsidP="00CA35C2">
      <w:pPr>
        <w:rPr>
          <w:ins w:id="1416" w:author="hoffman" w:date="2009-11-23T15:41:00Z"/>
        </w:rPr>
        <w:pPrChange w:id="1417" w:author="hoffman" w:date="2009-11-23T15:38:00Z">
          <w:pPr>
            <w:pStyle w:val="Heading2"/>
          </w:pPr>
        </w:pPrChange>
      </w:pPr>
      <w:ins w:id="1418" w:author="hoffman" w:date="2009-11-23T15:41:00Z">
        <w:r>
          <w:rPr>
            <w:noProof/>
          </w:rPr>
          <w:drawing>
            <wp:inline distT="0" distB="0" distL="0" distR="0">
              <wp:extent cx="5931535" cy="3576955"/>
              <wp:effectExtent l="19050" t="0" r="0" b="0"/>
              <wp:docPr id="40" name="Picture 4" descr="L:\DEV\internal\osiris\docs\ScreenShots-1.3\280-ResizeGraph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DEV\internal\osiris\docs\ScreenShots-1.3\280-ResizeGraphAfter.PNG"/>
                      <pic:cNvPicPr>
                        <a:picLocks noChangeAspect="1" noChangeArrowheads="1"/>
                      </pic:cNvPicPr>
                    </pic:nvPicPr>
                    <pic:blipFill>
                      <a:blip r:embed="rId50" cstate="print"/>
                      <a:srcRect/>
                      <a:stretch>
                        <a:fillRect/>
                      </a:stretch>
                    </pic:blipFill>
                    <pic:spPr bwMode="auto">
                      <a:xfrm>
                        <a:off x="0" y="0"/>
                        <a:ext cx="5931535" cy="3576955"/>
                      </a:xfrm>
                      <a:prstGeom prst="rect">
                        <a:avLst/>
                      </a:prstGeom>
                      <a:noFill/>
                      <a:ln w="9525">
                        <a:noFill/>
                        <a:miter lim="800000"/>
                        <a:headEnd/>
                        <a:tailEnd/>
                      </a:ln>
                    </pic:spPr>
                  </pic:pic>
                </a:graphicData>
              </a:graphic>
            </wp:inline>
          </w:drawing>
        </w:r>
      </w:ins>
    </w:p>
    <w:p w:rsidR="00CA35C2" w:rsidRDefault="00CA35C2" w:rsidP="00CA35C2">
      <w:pPr>
        <w:rPr>
          <w:ins w:id="1419" w:author="hoffman" w:date="2009-11-23T15:41:00Z"/>
        </w:rPr>
        <w:pPrChange w:id="1420" w:author="hoffman" w:date="2009-11-23T15:38:00Z">
          <w:pPr>
            <w:pStyle w:val="Heading2"/>
          </w:pPr>
        </w:pPrChange>
      </w:pPr>
    </w:p>
    <w:p w:rsidR="00CA35C2" w:rsidRDefault="00CA35C2" w:rsidP="00CA35C2">
      <w:pPr>
        <w:rPr>
          <w:ins w:id="1421" w:author="hoffman" w:date="2009-11-23T15:39:00Z"/>
        </w:rPr>
        <w:pPrChange w:id="1422" w:author="hoffman" w:date="2009-11-23T15:38:00Z">
          <w:pPr>
            <w:pStyle w:val="Heading2"/>
          </w:pPr>
        </w:pPrChange>
      </w:pPr>
      <w:ins w:id="1423" w:author="hoffman" w:date="2009-11-23T15:42:00Z">
        <w:r>
          <w:t xml:space="preserve">Once the plots have been resized, the new size becomes the default size when opening a new graph window.  </w:t>
        </w:r>
        <w:r w:rsidRPr="00FD7ADD">
          <w:rPr>
            <w:b/>
            <w:rPrChange w:id="1424" w:author="hoffman" w:date="2009-11-23T15:56:00Z">
              <w:rPr/>
            </w:rPrChange>
          </w:rPr>
          <w:t>Please note:</w:t>
        </w:r>
      </w:ins>
      <w:ins w:id="1425" w:author="hoffman" w:date="2009-11-23T15:43:00Z">
        <w:r>
          <w:t xml:space="preserve"> On the version of OSIRIS for the Macintosh, there is no black line or marker displayed when dragging to resize the plot and it does not appear to </w:t>
        </w:r>
      </w:ins>
      <w:ins w:id="1426" w:author="hoffman" w:date="2009-11-23T15:56:00Z">
        <w:r w:rsidR="00FD7ADD">
          <w:t xml:space="preserve">be </w:t>
        </w:r>
      </w:ins>
      <w:ins w:id="1427" w:author="hoffman" w:date="2009-11-23T15:43:00Z">
        <w:r>
          <w:t>res</w:t>
        </w:r>
      </w:ins>
      <w:ins w:id="1428" w:author="hoffman" w:date="2009-11-23T15:44:00Z">
        <w:r>
          <w:t>ize</w:t>
        </w:r>
      </w:ins>
      <w:ins w:id="1429" w:author="hoffman" w:date="2009-11-23T15:56:00Z">
        <w:r w:rsidR="00FD7ADD">
          <w:t>d</w:t>
        </w:r>
      </w:ins>
      <w:ins w:id="1430" w:author="hoffman" w:date="2009-11-23T15:44:00Z">
        <w:r>
          <w:t xml:space="preserve"> until the mouse button is released.</w:t>
        </w:r>
      </w:ins>
    </w:p>
    <w:p w:rsidR="00CA35C2" w:rsidRPr="000E55F1" w:rsidRDefault="00CA35C2" w:rsidP="00CA35C2">
      <w:pPr>
        <w:rPr>
          <w:ins w:id="1431" w:author="hoffman" w:date="2009-11-23T14:56:00Z"/>
          <w:rPrChange w:id="1432" w:author="hoffman" w:date="2009-11-23T14:56:00Z">
            <w:rPr>
              <w:ins w:id="1433" w:author="hoffman" w:date="2009-11-23T14:56:00Z"/>
            </w:rPr>
          </w:rPrChange>
        </w:rPr>
        <w:pPrChange w:id="1434" w:author="hoffman" w:date="2009-11-23T15:38:00Z">
          <w:pPr>
            <w:pStyle w:val="Heading2"/>
          </w:pPr>
        </w:pPrChange>
      </w:pPr>
    </w:p>
    <w:p w:rsidR="00B1027C" w:rsidRPr="00D34941" w:rsidRDefault="00BD2FC4" w:rsidP="00D34941">
      <w:pPr>
        <w:pStyle w:val="Heading2"/>
      </w:pPr>
      <w:bookmarkStart w:id="1435" w:name="_Toc246754596"/>
      <w:r>
        <w:t xml:space="preserve">Viewport and </w:t>
      </w:r>
      <w:r w:rsidRPr="00BD2FC4">
        <w:t>Zooming</w:t>
      </w:r>
      <w:bookmarkEnd w:id="1435"/>
    </w:p>
    <w:p w:rsidR="00B1027C" w:rsidRDefault="00B1027C" w:rsidP="00DA76B7">
      <w:r w:rsidRPr="00B1027C">
        <w:t>Whe</w:t>
      </w:r>
      <w:r>
        <w:t xml:space="preserve">n viewing the graph, it is </w:t>
      </w:r>
      <w:r w:rsidR="00A260B2">
        <w:t xml:space="preserve">often </w:t>
      </w:r>
      <w:r>
        <w:t>desirable to zoom and/or pan to a particular locus or peak and there are several ways to do this.</w:t>
      </w:r>
    </w:p>
    <w:p w:rsidR="00B1027C" w:rsidRDefault="00B1027C" w:rsidP="00445FB5">
      <w:pPr>
        <w:pStyle w:val="Spacer"/>
      </w:pPr>
    </w:p>
    <w:p w:rsidR="00B1027C" w:rsidRDefault="00B1027C" w:rsidP="00DA76B7">
      <w:r w:rsidRPr="00B1027C">
        <w:rPr>
          <w:b/>
        </w:rPr>
        <w:t>Reset Axes</w:t>
      </w:r>
      <w:del w:id="1436" w:author="hoffman" w:date="2009-06-10T14:05:00Z">
        <w:r w:rsidRPr="00B1027C" w:rsidDel="00C5085C">
          <w:rPr>
            <w:b/>
          </w:rPr>
          <w:delText>.</w:delText>
        </w:r>
        <w:r w:rsidDel="00C5085C">
          <w:delText xml:space="preserve">  </w:delText>
        </w:r>
      </w:del>
      <w:ins w:id="1437" w:author="hoffman" w:date="2009-06-10T14:05:00Z">
        <w:r w:rsidR="00C5085C">
          <w:rPr>
            <w:b/>
          </w:rPr>
          <w:t xml:space="preserve">.  </w:t>
        </w:r>
      </w:ins>
      <w:r>
        <w:t>To view all of the allele peaks, select “</w:t>
      </w:r>
      <w:r w:rsidRPr="00B1027C">
        <w:rPr>
          <w:rStyle w:val="NormalFixedChar"/>
        </w:rPr>
        <w:t>Reset Axes</w:t>
      </w:r>
      <w:r>
        <w:t>” on the toolbar or from the plot submenu on the “</w:t>
      </w:r>
      <w:del w:id="1438" w:author="hoffman" w:date="2009-05-18T16:34:00Z">
        <w:r w:rsidRPr="00B1027C" w:rsidDel="00B83640">
          <w:rPr>
            <w:rStyle w:val="NormalFixedChar"/>
          </w:rPr>
          <w:delText>Table</w:delText>
        </w:r>
      </w:del>
      <w:ins w:id="1439" w:author="hoffman" w:date="2009-05-18T16:34:00Z">
        <w:r w:rsidR="00B83640">
          <w:rPr>
            <w:rStyle w:val="NormalFixedChar"/>
          </w:rPr>
          <w:t>Graph</w:t>
        </w:r>
      </w:ins>
      <w:r>
        <w:t>” pull down menu</w:t>
      </w:r>
      <w:del w:id="1440" w:author="hoffman" w:date="2009-06-10T14:05:00Z">
        <w:r w:rsidDel="00C5085C">
          <w:delText xml:space="preserve">.  </w:delText>
        </w:r>
      </w:del>
      <w:ins w:id="1441" w:author="hoffman" w:date="2009-06-10T14:05:00Z">
        <w:r w:rsidR="00C5085C">
          <w:t xml:space="preserve">.  </w:t>
        </w:r>
      </w:ins>
      <w:r>
        <w:t>This viewport will not include the primer peaks near the origin of the plot</w:t>
      </w:r>
      <w:del w:id="1442" w:author="hoffman" w:date="2009-06-10T14:05:00Z">
        <w:r w:rsidDel="00C5085C">
          <w:delText xml:space="preserve">.  </w:delText>
        </w:r>
      </w:del>
      <w:ins w:id="1443" w:author="hoffman" w:date="2009-06-10T14:05:00Z">
        <w:r w:rsidR="00C5085C">
          <w:t xml:space="preserve">.  </w:t>
        </w:r>
      </w:ins>
      <w:r>
        <w:t xml:space="preserve">To include primer peaks, hold down the </w:t>
      </w:r>
      <w:r w:rsidRPr="00B1027C">
        <w:rPr>
          <w:rStyle w:val="NormalFixedChar"/>
        </w:rPr>
        <w:t>Shift</w:t>
      </w:r>
      <w:r>
        <w:t xml:space="preserve"> key when selecting the “</w:t>
      </w:r>
      <w:r w:rsidRPr="00B1027C">
        <w:rPr>
          <w:rStyle w:val="NormalFixedChar"/>
        </w:rPr>
        <w:t>Reset Axes</w:t>
      </w:r>
      <w:r>
        <w:t>” button on the toolbar or select “</w:t>
      </w:r>
      <w:r w:rsidRPr="00B1027C">
        <w:rPr>
          <w:rStyle w:val="NormalFixedChar"/>
        </w:rPr>
        <w:t>Show Primer Peaks</w:t>
      </w:r>
      <w:r>
        <w:t>” from the plot submenu on the “</w:t>
      </w:r>
      <w:r w:rsidRPr="00B1027C">
        <w:rPr>
          <w:rStyle w:val="NormalFixedChar"/>
        </w:rPr>
        <w:t>Table</w:t>
      </w:r>
      <w:r>
        <w:t>” pull down menu.</w:t>
      </w:r>
    </w:p>
    <w:p w:rsidR="00B1027C" w:rsidRDefault="00B1027C" w:rsidP="00445FB5">
      <w:pPr>
        <w:pStyle w:val="Spacer"/>
      </w:pPr>
    </w:p>
    <w:p w:rsidR="00B1027C" w:rsidRDefault="00B1027C" w:rsidP="00DA76B7">
      <w:r w:rsidRPr="00B1027C">
        <w:rPr>
          <w:b/>
        </w:rPr>
        <w:t>Zoom To Locus</w:t>
      </w:r>
      <w:del w:id="1444" w:author="hoffman" w:date="2009-06-10T14:05:00Z">
        <w:r w:rsidRPr="00B1027C" w:rsidDel="00C5085C">
          <w:rPr>
            <w:b/>
          </w:rPr>
          <w:delText>.</w:delText>
        </w:r>
        <w:r w:rsidDel="00C5085C">
          <w:rPr>
            <w:b/>
          </w:rPr>
          <w:delText xml:space="preserve">  </w:delText>
        </w:r>
      </w:del>
      <w:ins w:id="1445" w:author="hoffman" w:date="2009-06-10T14:05:00Z">
        <w:r w:rsidR="00C5085C">
          <w:rPr>
            <w:b/>
          </w:rPr>
          <w:t xml:space="preserve">.  </w:t>
        </w:r>
      </w:ins>
      <w:r>
        <w:t>To zoom to a particular locus, simply click on the locus name at the top of the plot</w:t>
      </w:r>
      <w:del w:id="1446" w:author="hoffman" w:date="2009-06-10T14:05:00Z">
        <w:r w:rsidDel="00C5085C">
          <w:delText xml:space="preserve">.  </w:delText>
        </w:r>
      </w:del>
      <w:ins w:id="1447" w:author="hoffman" w:date="2009-06-10T14:05:00Z">
        <w:r w:rsidR="00C5085C">
          <w:t xml:space="preserve">.  </w:t>
        </w:r>
      </w:ins>
      <w:r>
        <w:t>This will zoom the X-Axis to the range specified by the ladder and the Y-axis to accommodate all data in that range</w:t>
      </w:r>
      <w:del w:id="1448" w:author="hoffman" w:date="2009-06-10T14:05:00Z">
        <w:r w:rsidDel="00C5085C">
          <w:delText xml:space="preserve">.  </w:delText>
        </w:r>
      </w:del>
      <w:ins w:id="1449" w:author="hoffman" w:date="2009-06-10T14:05:00Z">
        <w:r w:rsidR="00C5085C">
          <w:t xml:space="preserve">.  </w:t>
        </w:r>
      </w:ins>
      <w:r>
        <w:t xml:space="preserve">This will not display </w:t>
      </w:r>
      <w:r w:rsidR="00472F74">
        <w:t>adjacent interlocus peaks, but they can be viewed by clicking on the plot and pressing “</w:t>
      </w:r>
      <w:r w:rsidR="005D3E06">
        <w:rPr>
          <w:rStyle w:val="NormalFixedChar"/>
        </w:rPr>
        <w:t>a</w:t>
      </w:r>
      <w:r w:rsidR="00472F74">
        <w:t>” on the keyboard</w:t>
      </w:r>
      <w:del w:id="1450" w:author="hoffman" w:date="2009-06-10T14:05:00Z">
        <w:r w:rsidR="00472F74" w:rsidDel="00C5085C">
          <w:delText xml:space="preserve">.  </w:delText>
        </w:r>
      </w:del>
      <w:ins w:id="1451" w:author="hoffman" w:date="2009-06-10T14:05:00Z">
        <w:r w:rsidR="00C5085C">
          <w:t xml:space="preserve">.  </w:t>
        </w:r>
      </w:ins>
      <w:r w:rsidR="00472F74">
        <w:t>Keyboard options for setting the viewport are described later.</w:t>
      </w:r>
    </w:p>
    <w:p w:rsidR="00472F74" w:rsidRDefault="00472F74" w:rsidP="00445FB5">
      <w:pPr>
        <w:pStyle w:val="Spacer"/>
      </w:pPr>
    </w:p>
    <w:p w:rsidR="00472F74" w:rsidRDefault="00472F74" w:rsidP="00DA76B7">
      <w:r w:rsidRPr="00472F74">
        <w:rPr>
          <w:b/>
        </w:rPr>
        <w:t>Zoom to Rectangle</w:t>
      </w:r>
      <w:del w:id="1452" w:author="hoffman" w:date="2009-06-10T14:05:00Z">
        <w:r w:rsidRPr="00472F74" w:rsidDel="00C5085C">
          <w:rPr>
            <w:b/>
          </w:rPr>
          <w:delText>.</w:delText>
        </w:r>
        <w:r w:rsidDel="00C5085C">
          <w:delText xml:space="preserve">  </w:delText>
        </w:r>
      </w:del>
      <w:ins w:id="1453" w:author="hoffman" w:date="2009-06-10T14:05:00Z">
        <w:r w:rsidR="00C5085C">
          <w:rPr>
            <w:b/>
          </w:rPr>
          <w:t xml:space="preserve">.  </w:t>
        </w:r>
      </w:ins>
      <w:r>
        <w:t>Another method of zooming is to click and drag the mouse in order to draw a rectangle around the desired region</w:t>
      </w:r>
      <w:del w:id="1454" w:author="hoffman" w:date="2009-06-10T14:05:00Z">
        <w:r w:rsidDel="00C5085C">
          <w:delText xml:space="preserve">.  </w:delText>
        </w:r>
      </w:del>
      <w:ins w:id="1455" w:author="hoffman" w:date="2009-06-10T14:05:00Z">
        <w:r w:rsidR="00C5085C">
          <w:t xml:space="preserve">.  </w:t>
        </w:r>
      </w:ins>
      <w:r>
        <w:t>An example is illustrated below:</w:t>
      </w:r>
    </w:p>
    <w:p w:rsidR="00472F74" w:rsidRDefault="00472F74" w:rsidP="00DA76B7"/>
    <w:p w:rsidR="00472F74" w:rsidRPr="00B1027C" w:rsidRDefault="00472F74" w:rsidP="00A260B2">
      <w:pPr>
        <w:jc w:val="center"/>
      </w:pPr>
      <w:r>
        <w:rPr>
          <w:noProof/>
        </w:rPr>
        <w:drawing>
          <wp:inline distT="0" distB="0" distL="0" distR="0">
            <wp:extent cx="4900613" cy="3518144"/>
            <wp:effectExtent l="19050" t="0" r="0" b="0"/>
            <wp:docPr id="10" name="Picture 2" descr="E:\Users\hoffman\DEV\internal\osiris\docs\ScreenShots-1.2\270-before-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hoffman\DEV\internal\osiris\docs\ScreenShots-1.2\270-before-zoom.PNG"/>
                    <pic:cNvPicPr>
                      <a:picLocks noChangeAspect="1" noChangeArrowheads="1"/>
                    </pic:cNvPicPr>
                  </pic:nvPicPr>
                  <pic:blipFill>
                    <a:blip r:embed="rId51" cstate="print"/>
                    <a:stretch>
                      <a:fillRect/>
                    </a:stretch>
                  </pic:blipFill>
                  <pic:spPr bwMode="auto">
                    <a:xfrm>
                      <a:off x="0" y="0"/>
                      <a:ext cx="4900613" cy="3518144"/>
                    </a:xfrm>
                    <a:prstGeom prst="rect">
                      <a:avLst/>
                    </a:prstGeom>
                    <a:noFill/>
                    <a:ln w="9525">
                      <a:noFill/>
                      <a:miter lim="800000"/>
                      <a:headEnd/>
                      <a:tailEnd/>
                    </a:ln>
                  </pic:spPr>
                </pic:pic>
              </a:graphicData>
            </a:graphic>
          </wp:inline>
        </w:drawing>
      </w:r>
    </w:p>
    <w:p w:rsidR="00472F74" w:rsidRDefault="00472F74" w:rsidP="00472F74">
      <w:pPr>
        <w:pStyle w:val="Spacer"/>
      </w:pPr>
    </w:p>
    <w:p w:rsidR="00B67695" w:rsidRPr="00E24A4D" w:rsidRDefault="00472F74" w:rsidP="00472F74">
      <w:pPr>
        <w:jc w:val="center"/>
        <w:rPr>
          <w:rFonts w:ascii="Verdana" w:hAnsi="Verdana"/>
          <w:sz w:val="18"/>
          <w:szCs w:val="18"/>
        </w:rPr>
      </w:pPr>
      <w:r w:rsidRPr="00E24A4D">
        <w:rPr>
          <w:rFonts w:ascii="Verdana" w:hAnsi="Verdana"/>
          <w:sz w:val="18"/>
          <w:szCs w:val="18"/>
        </w:rPr>
        <w:t>Click on a corner of the desired rectangular region and drag the mouse to see an outline.</w:t>
      </w:r>
    </w:p>
    <w:p w:rsidR="006875D1" w:rsidRDefault="006875D1" w:rsidP="00445FB5">
      <w:pPr>
        <w:pStyle w:val="Spacer"/>
      </w:pPr>
    </w:p>
    <w:p w:rsidR="00472F74" w:rsidRDefault="00472F74" w:rsidP="00A260B2">
      <w:pPr>
        <w:jc w:val="center"/>
      </w:pPr>
      <w:r>
        <w:rPr>
          <w:noProof/>
        </w:rPr>
        <w:lastRenderedPageBreak/>
        <w:drawing>
          <wp:inline distT="0" distB="0" distL="0" distR="0">
            <wp:extent cx="4998625" cy="3580161"/>
            <wp:effectExtent l="19050" t="0" r="0" b="0"/>
            <wp:docPr id="31" name="Picture 3" descr="E:\Users\hoffman\DEV\internal\osiris\docs\ScreenShots-1.2\280-after-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hoffman\DEV\internal\osiris\docs\ScreenShots-1.2\280-after-zoom.PNG"/>
                    <pic:cNvPicPr>
                      <a:picLocks noChangeAspect="1" noChangeArrowheads="1"/>
                    </pic:cNvPicPr>
                  </pic:nvPicPr>
                  <pic:blipFill>
                    <a:blip r:embed="rId52" cstate="print"/>
                    <a:stretch>
                      <a:fillRect/>
                    </a:stretch>
                  </pic:blipFill>
                  <pic:spPr bwMode="auto">
                    <a:xfrm>
                      <a:off x="0" y="0"/>
                      <a:ext cx="4998625" cy="3580161"/>
                    </a:xfrm>
                    <a:prstGeom prst="rect">
                      <a:avLst/>
                    </a:prstGeom>
                    <a:noFill/>
                    <a:ln w="9525">
                      <a:noFill/>
                      <a:miter lim="800000"/>
                      <a:headEnd/>
                      <a:tailEnd/>
                    </a:ln>
                  </pic:spPr>
                </pic:pic>
              </a:graphicData>
            </a:graphic>
          </wp:inline>
        </w:drawing>
      </w:r>
    </w:p>
    <w:p w:rsidR="00472F74" w:rsidRDefault="00472F74" w:rsidP="00472F74">
      <w:pPr>
        <w:pStyle w:val="Spacer"/>
      </w:pPr>
    </w:p>
    <w:p w:rsidR="00472F74" w:rsidRPr="00E24A4D" w:rsidRDefault="00472F74" w:rsidP="00472F74">
      <w:pPr>
        <w:jc w:val="center"/>
        <w:rPr>
          <w:rFonts w:ascii="Verdana" w:hAnsi="Verdana"/>
          <w:sz w:val="18"/>
          <w:szCs w:val="18"/>
        </w:rPr>
      </w:pPr>
      <w:r w:rsidRPr="00E24A4D">
        <w:rPr>
          <w:rFonts w:ascii="Verdana" w:hAnsi="Verdana"/>
          <w:sz w:val="18"/>
          <w:szCs w:val="18"/>
        </w:rPr>
        <w:t xml:space="preserve">After the </w:t>
      </w:r>
      <w:r w:rsidR="00A260B2">
        <w:rPr>
          <w:rFonts w:ascii="Verdana" w:hAnsi="Verdana"/>
          <w:sz w:val="18"/>
          <w:szCs w:val="18"/>
        </w:rPr>
        <w:t xml:space="preserve">mouse </w:t>
      </w:r>
      <w:r w:rsidRPr="00E24A4D">
        <w:rPr>
          <w:rFonts w:ascii="Verdana" w:hAnsi="Verdana"/>
          <w:sz w:val="18"/>
          <w:szCs w:val="18"/>
        </w:rPr>
        <w:t>button is released, the plot is zoomed to the selected region.</w:t>
      </w:r>
    </w:p>
    <w:p w:rsidR="00472F74" w:rsidRDefault="00472F74" w:rsidP="00445FB5">
      <w:pPr>
        <w:pStyle w:val="Spacer"/>
      </w:pPr>
    </w:p>
    <w:p w:rsidR="00472F74" w:rsidRDefault="00472F74">
      <w:r>
        <w:t>If the results are not as desired, simply reset the axes as described above and try again</w:t>
      </w:r>
      <w:del w:id="1456" w:author="hoffman" w:date="2009-06-10T14:05:00Z">
        <w:r w:rsidDel="00C5085C">
          <w:delText xml:space="preserve">.  </w:delText>
        </w:r>
      </w:del>
      <w:ins w:id="1457" w:author="hoffman" w:date="2009-06-10T14:05:00Z">
        <w:r w:rsidR="00C5085C">
          <w:t xml:space="preserve">.  </w:t>
        </w:r>
      </w:ins>
      <w:r>
        <w:t>Yo</w:t>
      </w:r>
      <w:r w:rsidR="00A260B2">
        <w:t>u will eventually figure it out if you have any active brain cells.</w:t>
      </w:r>
    </w:p>
    <w:p w:rsidR="00472F74" w:rsidRDefault="00472F74" w:rsidP="00445FB5">
      <w:pPr>
        <w:pStyle w:val="Spacer"/>
      </w:pPr>
    </w:p>
    <w:p w:rsidR="00A260B2" w:rsidRPr="00A260B2" w:rsidRDefault="00A260B2">
      <w:r>
        <w:rPr>
          <w:b/>
        </w:rPr>
        <w:t>Shift Axes</w:t>
      </w:r>
      <w:del w:id="1458" w:author="hoffman" w:date="2009-06-10T14:05:00Z">
        <w:r w:rsidDel="00C5085C">
          <w:rPr>
            <w:b/>
          </w:rPr>
          <w:delText xml:space="preserve">.  </w:delText>
        </w:r>
      </w:del>
      <w:ins w:id="1459" w:author="hoffman" w:date="2009-06-10T14:05:00Z">
        <w:r w:rsidR="00C5085C">
          <w:rPr>
            <w:b/>
          </w:rPr>
          <w:t xml:space="preserve">.  </w:t>
        </w:r>
      </w:ins>
      <w:r w:rsidRPr="00A260B2">
        <w:t>To shift the X or Y axes,</w:t>
      </w:r>
      <w:r>
        <w:t xml:space="preserve"> move the cursor over the axis labels and when the cursor changes to two arrows (up and down for the Y-axis, left and right for the X-axis) simply click and drag the mouse to shift the range.</w:t>
      </w:r>
    </w:p>
    <w:p w:rsidR="00A260B2" w:rsidRDefault="00A260B2" w:rsidP="00445FB5">
      <w:pPr>
        <w:pStyle w:val="Spacer"/>
      </w:pPr>
    </w:p>
    <w:p w:rsidR="00472F74" w:rsidRDefault="00472F74">
      <w:r w:rsidRPr="004461B1">
        <w:rPr>
          <w:b/>
        </w:rPr>
        <w:t>Keyboard Control</w:t>
      </w:r>
      <w:del w:id="1460" w:author="hoffman" w:date="2009-06-10T14:05:00Z">
        <w:r w:rsidRPr="004461B1" w:rsidDel="00C5085C">
          <w:rPr>
            <w:b/>
          </w:rPr>
          <w:delText>.</w:delText>
        </w:r>
        <w:r w:rsidDel="00C5085C">
          <w:delText xml:space="preserve">  </w:delText>
        </w:r>
      </w:del>
      <w:ins w:id="1461" w:author="hoffman" w:date="2009-06-10T14:05:00Z">
        <w:r w:rsidR="00C5085C">
          <w:rPr>
            <w:b/>
          </w:rPr>
          <w:t xml:space="preserve">.  </w:t>
        </w:r>
      </w:ins>
      <w:r>
        <w:t>There are several keys that will change the viewport of the plot</w:t>
      </w:r>
      <w:del w:id="1462" w:author="hoffman" w:date="2009-06-10T14:05:00Z">
        <w:r w:rsidDel="00C5085C">
          <w:delText xml:space="preserve">.  </w:delText>
        </w:r>
      </w:del>
      <w:ins w:id="1463" w:author="hoffman" w:date="2009-06-10T14:05:00Z">
        <w:r w:rsidR="00C5085C">
          <w:t xml:space="preserve">.  </w:t>
        </w:r>
      </w:ins>
      <w:r>
        <w:t xml:space="preserve">Before using the keyboard it is important to first click on the plot in order to select </w:t>
      </w:r>
      <w:r w:rsidR="00CB4853">
        <w:t>it</w:t>
      </w:r>
      <w:r>
        <w:t xml:space="preserve"> for receiving the keyboard input</w:t>
      </w:r>
      <w:del w:id="1464" w:author="hoffman" w:date="2009-06-10T14:05:00Z">
        <w:r w:rsidDel="00C5085C">
          <w:delText xml:space="preserve">.  </w:delText>
        </w:r>
      </w:del>
      <w:ins w:id="1465" w:author="hoffman" w:date="2009-06-10T14:05:00Z">
        <w:r w:rsidR="00C5085C">
          <w:t xml:space="preserve">.  </w:t>
        </w:r>
      </w:ins>
      <w:r w:rsidR="00CB4853">
        <w:t>The alphabetic keys must be lowercase</w:t>
      </w:r>
      <w:del w:id="1466" w:author="hoffman" w:date="2009-06-10T14:05:00Z">
        <w:r w:rsidR="00CB4853" w:rsidDel="00C5085C">
          <w:delText xml:space="preserve">.  </w:delText>
        </w:r>
      </w:del>
      <w:ins w:id="1467" w:author="hoffman" w:date="2009-06-10T14:05:00Z">
        <w:r w:rsidR="00C5085C">
          <w:t xml:space="preserve">.  </w:t>
        </w:r>
      </w:ins>
      <w:r>
        <w:t>The keystrokes are as follows:</w:t>
      </w:r>
    </w:p>
    <w:p w:rsidR="00472F74" w:rsidRDefault="00472F74" w:rsidP="00445FB5">
      <w:pPr>
        <w:pStyle w:val="Spacer"/>
      </w:pPr>
    </w:p>
    <w:p w:rsidR="00472F74" w:rsidRDefault="00CB4853" w:rsidP="00A260B2">
      <w:pPr>
        <w:ind w:left="720"/>
      </w:pPr>
      <w:r>
        <w:t>Arrow/Cursor Keys</w:t>
      </w:r>
      <w:r w:rsidR="004461B1">
        <w:t xml:space="preserve"> – </w:t>
      </w:r>
      <w:r w:rsidR="00472F74">
        <w:t xml:space="preserve">Pan </w:t>
      </w:r>
      <w:r w:rsidR="005D3E06">
        <w:t xml:space="preserve">by a small amount </w:t>
      </w:r>
      <w:r w:rsidR="00472F74">
        <w:t>in the direction indicated by the arrow.</w:t>
      </w:r>
    </w:p>
    <w:p w:rsidR="00472F74" w:rsidRDefault="00472F74" w:rsidP="00A260B2">
      <w:pPr>
        <w:ind w:left="720"/>
      </w:pPr>
      <w:r w:rsidRPr="00472F74">
        <w:rPr>
          <w:rStyle w:val="NormalFixedChar"/>
        </w:rPr>
        <w:t>Page Up/Page Down</w:t>
      </w:r>
      <w:r>
        <w:t xml:space="preserve"> </w:t>
      </w:r>
      <w:r w:rsidR="00CB4853">
        <w:t>–</w:t>
      </w:r>
      <w:r w:rsidR="005D3E06">
        <w:t xml:space="preserve"> Pan the Y-Axis up or down by a large amount.</w:t>
      </w:r>
    </w:p>
    <w:p w:rsidR="00472F74" w:rsidRDefault="00472F74" w:rsidP="00A260B2">
      <w:pPr>
        <w:ind w:left="720"/>
      </w:pPr>
      <w:r w:rsidRPr="00472F74">
        <w:rPr>
          <w:rStyle w:val="NormalFixedChar"/>
        </w:rPr>
        <w:t>Home</w:t>
      </w:r>
      <w:r>
        <w:t xml:space="preserve"> </w:t>
      </w:r>
      <w:r w:rsidR="00CB4853">
        <w:t>–</w:t>
      </w:r>
      <w:r>
        <w:t xml:space="preserve"> Center the plot around the origin </w:t>
      </w:r>
      <w:r w:rsidRPr="004461B1">
        <w:rPr>
          <w:rStyle w:val="NormalFixedChar"/>
        </w:rPr>
        <w:t>(0,0)</w:t>
      </w:r>
      <w:r>
        <w:t>.</w:t>
      </w:r>
    </w:p>
    <w:p w:rsidR="00CB4853" w:rsidRDefault="00CB4853" w:rsidP="00A260B2">
      <w:pPr>
        <w:ind w:left="720"/>
      </w:pPr>
      <w:r w:rsidRPr="00CB4853">
        <w:rPr>
          <w:rStyle w:val="NormalFixedChar"/>
        </w:rPr>
        <w:t>a</w:t>
      </w:r>
      <w:r>
        <w:t xml:space="preserve"> – Zoom out X-Axis</w:t>
      </w:r>
    </w:p>
    <w:p w:rsidR="00CB4853" w:rsidRDefault="00CB4853" w:rsidP="00A260B2">
      <w:pPr>
        <w:ind w:left="720"/>
      </w:pPr>
      <w:r w:rsidRPr="00CB4853">
        <w:rPr>
          <w:rStyle w:val="NormalFixedChar"/>
        </w:rPr>
        <w:t>d</w:t>
      </w:r>
      <w:r>
        <w:t xml:space="preserve"> – Zoom in X-Axis</w:t>
      </w:r>
    </w:p>
    <w:p w:rsidR="00CB4853" w:rsidRDefault="00CB4853" w:rsidP="00A260B2">
      <w:pPr>
        <w:ind w:left="720"/>
      </w:pPr>
      <w:r w:rsidRPr="00CB4853">
        <w:rPr>
          <w:rStyle w:val="NormalFixedChar"/>
        </w:rPr>
        <w:t>x</w:t>
      </w:r>
      <w:r>
        <w:t xml:space="preserve"> – Zoom out Y-Axis</w:t>
      </w:r>
    </w:p>
    <w:p w:rsidR="00CB4853" w:rsidRDefault="00CB4853" w:rsidP="00A260B2">
      <w:pPr>
        <w:ind w:left="720"/>
      </w:pPr>
      <w:r w:rsidRPr="00CB4853">
        <w:rPr>
          <w:rStyle w:val="NormalFixedChar"/>
        </w:rPr>
        <w:t>w</w:t>
      </w:r>
      <w:r w:rsidRPr="00CB4853">
        <w:t xml:space="preserve"> – Zoom in Y-Axis</w:t>
      </w:r>
    </w:p>
    <w:p w:rsidR="00CB4853" w:rsidRDefault="00CB4853" w:rsidP="00A260B2">
      <w:pPr>
        <w:ind w:left="720"/>
      </w:pPr>
      <w:r w:rsidRPr="00CB4853">
        <w:rPr>
          <w:rStyle w:val="NormalFixedChar"/>
        </w:rPr>
        <w:t>e</w:t>
      </w:r>
      <w:r>
        <w:t xml:space="preserve"> – Zoom in both axes</w:t>
      </w:r>
    </w:p>
    <w:p w:rsidR="00CB4853" w:rsidRDefault="00CB4853" w:rsidP="00A260B2">
      <w:pPr>
        <w:ind w:left="720"/>
      </w:pPr>
      <w:r w:rsidRPr="00CB4853">
        <w:rPr>
          <w:rStyle w:val="NormalFixedChar"/>
        </w:rPr>
        <w:t>z</w:t>
      </w:r>
      <w:r>
        <w:t xml:space="preserve"> – Zoom out both axes</w:t>
      </w:r>
    </w:p>
    <w:p w:rsidR="00CB4853" w:rsidRDefault="00CB4853" w:rsidP="00A260B2">
      <w:pPr>
        <w:ind w:left="720"/>
      </w:pPr>
      <w:r w:rsidRPr="00CB4853">
        <w:rPr>
          <w:rStyle w:val="NormalFixedChar"/>
        </w:rPr>
        <w:t>s</w:t>
      </w:r>
      <w:r>
        <w:t xml:space="preserve"> – Zoom out to show all data</w:t>
      </w:r>
      <w:r w:rsidR="005D3E06">
        <w:t xml:space="preserve"> including primer peaks</w:t>
      </w:r>
    </w:p>
    <w:p w:rsidR="00CB4853" w:rsidRDefault="00CB4853" w:rsidP="00A260B2">
      <w:pPr>
        <w:ind w:left="720"/>
      </w:pPr>
      <w:r w:rsidRPr="00CB4853">
        <w:rPr>
          <w:rStyle w:val="NormalFixedChar"/>
        </w:rPr>
        <w:t>q</w:t>
      </w:r>
      <w:r>
        <w:t xml:space="preserve"> – Zoom out X-Axis, zoom in Y-Axis</w:t>
      </w:r>
    </w:p>
    <w:p w:rsidR="0008786E" w:rsidRDefault="00CB4853" w:rsidP="0008786E">
      <w:pPr>
        <w:ind w:left="720"/>
        <w:rPr>
          <w:ins w:id="1468" w:author="hoffman" w:date="2009-06-10T10:59:00Z"/>
        </w:rPr>
        <w:pPrChange w:id="1469" w:author="hoffman" w:date="2009-06-10T10:59:00Z">
          <w:pPr>
            <w:tabs>
              <w:tab w:val="left" w:pos="360"/>
            </w:tabs>
          </w:pPr>
        </w:pPrChange>
      </w:pPr>
      <w:r w:rsidRPr="00CB4853">
        <w:rPr>
          <w:rStyle w:val="NormalFixedChar"/>
        </w:rPr>
        <w:t>c</w:t>
      </w:r>
      <w:r>
        <w:t xml:space="preserve"> – Zoom in X-Axis, zoom out Y-Axis</w:t>
      </w:r>
    </w:p>
    <w:p w:rsidR="0048599D" w:rsidRDefault="00BD2FC4">
      <w:pPr>
        <w:ind w:left="720"/>
        <w:rPr>
          <w:del w:id="1470" w:author="hoffman" w:date="2009-06-10T10:59:00Z"/>
        </w:rPr>
      </w:pPr>
      <w:del w:id="1471" w:author="hoffman" w:date="2009-06-10T10:59:00Z">
        <w:r w:rsidDel="009E2361">
          <w:br w:type="page"/>
        </w:r>
      </w:del>
    </w:p>
    <w:p w:rsidR="0008786E" w:rsidRDefault="00A260B2" w:rsidP="0008786E">
      <w:pPr>
        <w:ind w:left="720"/>
        <w:rPr>
          <w:del w:id="1472" w:author="hoffman" w:date="2009-06-10T10:59:00Z"/>
        </w:rPr>
        <w:pPrChange w:id="1473" w:author="hoffman" w:date="2009-06-10T10:59:00Z">
          <w:pPr/>
        </w:pPrChange>
      </w:pPr>
      <w:del w:id="1474" w:author="hoffman" w:date="2009-06-10T10:59:00Z">
        <w:r w:rsidDel="009E2361">
          <w:lastRenderedPageBreak/>
          <w:delText>Appendices A and B go here…</w:delText>
        </w:r>
      </w:del>
    </w:p>
    <w:p w:rsidR="0008786E" w:rsidRDefault="0008786E" w:rsidP="0008786E">
      <w:pPr>
        <w:ind w:left="720"/>
        <w:rPr>
          <w:del w:id="1475" w:author="hoffman" w:date="2009-06-10T10:59:00Z"/>
        </w:rPr>
        <w:pPrChange w:id="1476" w:author="hoffman" w:date="2009-06-10T10:59:00Z">
          <w:pPr/>
        </w:pPrChange>
      </w:pPr>
    </w:p>
    <w:p w:rsidR="0008786E" w:rsidRDefault="0008786E" w:rsidP="0008786E">
      <w:pPr>
        <w:ind w:left="720"/>
        <w:rPr>
          <w:del w:id="1477" w:author="hoffman" w:date="2009-06-10T10:59:00Z"/>
        </w:rPr>
        <w:pPrChange w:id="1478" w:author="hoffman" w:date="2009-06-10T10:59:00Z">
          <w:pPr/>
        </w:pPrChange>
      </w:pPr>
    </w:p>
    <w:p w:rsidR="0008786E" w:rsidRDefault="00445FB5" w:rsidP="0008786E">
      <w:pPr>
        <w:ind w:left="720"/>
        <w:rPr>
          <w:del w:id="1479" w:author="hoffman" w:date="2009-06-10T10:59:00Z"/>
        </w:rPr>
        <w:pPrChange w:id="1480" w:author="hoffman" w:date="2009-06-10T10:59:00Z">
          <w:pPr/>
        </w:pPrChange>
      </w:pPr>
      <w:del w:id="1481" w:author="hoffman" w:date="2009-06-10T10:59:00Z">
        <w:r w:rsidDel="009E2361">
          <w:delText>Notes to self:</w:delText>
        </w:r>
      </w:del>
    </w:p>
    <w:p w:rsidR="0008786E" w:rsidRDefault="0008786E" w:rsidP="0008786E">
      <w:pPr>
        <w:ind w:left="720"/>
        <w:rPr>
          <w:del w:id="1482" w:author="hoffman" w:date="2009-06-10T10:59:00Z"/>
        </w:rPr>
        <w:pPrChange w:id="1483" w:author="hoffman" w:date="2009-06-10T10:59:00Z">
          <w:pPr/>
        </w:pPrChange>
      </w:pPr>
    </w:p>
    <w:p w:rsidR="0008786E" w:rsidRDefault="00E63729" w:rsidP="0008786E">
      <w:pPr>
        <w:ind w:left="720"/>
        <w:rPr>
          <w:del w:id="1484" w:author="hoffman" w:date="2009-06-10T10:59:00Z"/>
        </w:rPr>
        <w:pPrChange w:id="1485" w:author="hoffman" w:date="2009-06-10T10:59:00Z">
          <w:pPr/>
        </w:pPrChange>
      </w:pPr>
      <w:del w:id="1486" w:author="hoffman" w:date="2009-06-10T10:59:00Z">
        <w:r w:rsidDel="009E2361">
          <w:delText>TOC from white board</w:delText>
        </w:r>
      </w:del>
    </w:p>
    <w:p w:rsidR="0008786E" w:rsidRDefault="0008786E" w:rsidP="0008786E">
      <w:pPr>
        <w:ind w:left="720"/>
        <w:rPr>
          <w:del w:id="1487" w:author="hoffman" w:date="2009-06-10T10:59:00Z"/>
        </w:rPr>
        <w:pPrChange w:id="1488" w:author="hoffman" w:date="2009-06-10T10:59:00Z">
          <w:pPr/>
        </w:pPrChange>
      </w:pPr>
    </w:p>
    <w:p w:rsidR="0008786E" w:rsidRDefault="00E63729" w:rsidP="0008786E">
      <w:pPr>
        <w:ind w:left="720"/>
        <w:rPr>
          <w:del w:id="1489" w:author="hoffman" w:date="2009-06-10T10:59:00Z"/>
        </w:rPr>
        <w:pPrChange w:id="1490" w:author="hoffman" w:date="2009-06-10T10:59:00Z">
          <w:pPr/>
        </w:pPrChange>
      </w:pPr>
      <w:del w:id="1491" w:author="hoffman" w:date="2009-06-10T10:59:00Z">
        <w:r w:rsidDel="009E2361">
          <w:delText>Background</w:delText>
        </w:r>
      </w:del>
    </w:p>
    <w:p w:rsidR="0008786E" w:rsidRDefault="00E63729" w:rsidP="0008786E">
      <w:pPr>
        <w:ind w:left="720"/>
        <w:rPr>
          <w:del w:id="1492" w:author="hoffman" w:date="2009-06-10T10:59:00Z"/>
        </w:rPr>
        <w:pPrChange w:id="1493" w:author="hoffman" w:date="2009-06-10T10:59:00Z">
          <w:pPr/>
        </w:pPrChange>
      </w:pPr>
      <w:del w:id="1494" w:author="hoffman" w:date="2009-06-10T10:59:00Z">
        <w:r w:rsidDel="009E2361">
          <w:delText>Getting Started</w:delText>
        </w:r>
      </w:del>
    </w:p>
    <w:p w:rsidR="0008786E" w:rsidRDefault="00E63729" w:rsidP="0008786E">
      <w:pPr>
        <w:ind w:left="720"/>
        <w:rPr>
          <w:del w:id="1495" w:author="hoffman" w:date="2009-06-10T10:59:00Z"/>
        </w:rPr>
        <w:pPrChange w:id="1496" w:author="hoffman" w:date="2009-06-10T10:59:00Z">
          <w:pPr>
            <w:tabs>
              <w:tab w:val="left" w:pos="360"/>
            </w:tabs>
          </w:pPr>
        </w:pPrChange>
      </w:pPr>
      <w:del w:id="1497" w:author="hoffman" w:date="2009-06-10T10:59:00Z">
        <w:r w:rsidDel="009E2361">
          <w:tab/>
          <w:delText xml:space="preserve">Download </w:delText>
        </w:r>
      </w:del>
    </w:p>
    <w:p w:rsidR="0008786E" w:rsidRDefault="00E63729" w:rsidP="0008786E">
      <w:pPr>
        <w:ind w:left="720"/>
        <w:rPr>
          <w:del w:id="1498" w:author="hoffman" w:date="2009-06-10T10:59:00Z"/>
        </w:rPr>
        <w:pPrChange w:id="1499" w:author="hoffman" w:date="2009-06-10T10:59:00Z">
          <w:pPr>
            <w:tabs>
              <w:tab w:val="left" w:pos="360"/>
            </w:tabs>
          </w:pPr>
        </w:pPrChange>
      </w:pPr>
      <w:del w:id="1500" w:author="hoffman" w:date="2009-06-10T10:59:00Z">
        <w:r w:rsidDel="009E2361">
          <w:tab/>
          <w:delText>Install</w:delText>
        </w:r>
      </w:del>
    </w:p>
    <w:p w:rsidR="0008786E" w:rsidRDefault="00E63729" w:rsidP="0008786E">
      <w:pPr>
        <w:ind w:left="720"/>
        <w:rPr>
          <w:del w:id="1501" w:author="hoffman" w:date="2009-06-10T10:59:00Z"/>
        </w:rPr>
        <w:pPrChange w:id="1502" w:author="hoffman" w:date="2009-06-10T10:59:00Z">
          <w:pPr>
            <w:tabs>
              <w:tab w:val="left" w:pos="360"/>
            </w:tabs>
          </w:pPr>
        </w:pPrChange>
      </w:pPr>
      <w:del w:id="1503" w:author="hoffman" w:date="2009-06-10T10:59:00Z">
        <w:r w:rsidDel="009E2361">
          <w:tab/>
          <w:delText>Analyzing example Data</w:delText>
        </w:r>
      </w:del>
    </w:p>
    <w:p w:rsidR="0008786E" w:rsidRDefault="00E63729" w:rsidP="0008786E">
      <w:pPr>
        <w:ind w:left="720"/>
        <w:rPr>
          <w:del w:id="1504" w:author="hoffman" w:date="2009-06-10T10:59:00Z"/>
        </w:rPr>
        <w:pPrChange w:id="1505" w:author="hoffman" w:date="2009-06-10T10:59:00Z">
          <w:pPr>
            <w:tabs>
              <w:tab w:val="left" w:pos="360"/>
            </w:tabs>
          </w:pPr>
        </w:pPrChange>
      </w:pPr>
      <w:del w:id="1506" w:author="hoffman" w:date="2009-06-10T10:59:00Z">
        <w:r w:rsidDel="009E2361">
          <w:delText>Configuration</w:delText>
        </w:r>
      </w:del>
    </w:p>
    <w:p w:rsidR="0008786E" w:rsidRDefault="00E63729" w:rsidP="0008786E">
      <w:pPr>
        <w:ind w:left="720"/>
        <w:rPr>
          <w:del w:id="1507" w:author="hoffman" w:date="2009-06-10T10:59:00Z"/>
        </w:rPr>
        <w:pPrChange w:id="1508" w:author="hoffman" w:date="2009-06-10T10:59:00Z">
          <w:pPr>
            <w:tabs>
              <w:tab w:val="left" w:pos="360"/>
            </w:tabs>
          </w:pPr>
        </w:pPrChange>
      </w:pPr>
      <w:del w:id="1509" w:author="hoffman" w:date="2009-06-10T10:59:00Z">
        <w:r w:rsidDel="009E2361">
          <w:delText>Analysis</w:delText>
        </w:r>
      </w:del>
    </w:p>
    <w:p w:rsidR="0008786E" w:rsidRDefault="00E63729" w:rsidP="0008786E">
      <w:pPr>
        <w:ind w:left="720"/>
        <w:rPr>
          <w:del w:id="1510" w:author="hoffman" w:date="2009-06-10T10:59:00Z"/>
        </w:rPr>
        <w:pPrChange w:id="1511" w:author="hoffman" w:date="2009-06-10T10:59:00Z">
          <w:pPr>
            <w:tabs>
              <w:tab w:val="left" w:pos="360"/>
            </w:tabs>
          </w:pPr>
        </w:pPrChange>
      </w:pPr>
      <w:del w:id="1512" w:author="hoffman" w:date="2009-06-10T10:59:00Z">
        <w:r w:rsidDel="009E2361">
          <w:tab/>
          <w:delText>Setup</w:delText>
        </w:r>
      </w:del>
    </w:p>
    <w:p w:rsidR="0008786E" w:rsidRDefault="00E63729" w:rsidP="0008786E">
      <w:pPr>
        <w:ind w:left="720"/>
        <w:rPr>
          <w:del w:id="1513" w:author="hoffman" w:date="2009-06-10T10:59:00Z"/>
        </w:rPr>
        <w:pPrChange w:id="1514" w:author="hoffman" w:date="2009-06-10T10:59:00Z">
          <w:pPr>
            <w:tabs>
              <w:tab w:val="left" w:pos="360"/>
            </w:tabs>
          </w:pPr>
        </w:pPrChange>
      </w:pPr>
      <w:del w:id="1515" w:author="hoffman" w:date="2009-06-10T10:59:00Z">
        <w:r w:rsidDel="009E2361">
          <w:tab/>
          <w:delText>Execution</w:delText>
        </w:r>
      </w:del>
    </w:p>
    <w:p w:rsidR="0008786E" w:rsidRDefault="00E63729" w:rsidP="0008786E">
      <w:pPr>
        <w:ind w:left="720"/>
        <w:rPr>
          <w:del w:id="1516" w:author="hoffman" w:date="2009-06-10T10:59:00Z"/>
        </w:rPr>
        <w:pPrChange w:id="1517" w:author="hoffman" w:date="2009-06-10T10:59:00Z">
          <w:pPr>
            <w:tabs>
              <w:tab w:val="left" w:pos="360"/>
            </w:tabs>
          </w:pPr>
        </w:pPrChange>
      </w:pPr>
      <w:del w:id="1518" w:author="hoffman" w:date="2009-06-10T10:59:00Z">
        <w:r w:rsidDel="009E2361">
          <w:tab/>
          <w:delText>Batch retrieval</w:delText>
        </w:r>
      </w:del>
    </w:p>
    <w:p w:rsidR="0008786E" w:rsidRDefault="00E63729" w:rsidP="0008786E">
      <w:pPr>
        <w:ind w:left="720"/>
        <w:rPr>
          <w:del w:id="1519" w:author="hoffman" w:date="2009-06-10T10:59:00Z"/>
        </w:rPr>
        <w:pPrChange w:id="1520" w:author="hoffman" w:date="2009-06-10T10:59:00Z">
          <w:pPr>
            <w:tabs>
              <w:tab w:val="left" w:pos="360"/>
            </w:tabs>
          </w:pPr>
        </w:pPrChange>
      </w:pPr>
      <w:del w:id="1521" w:author="hoffman" w:date="2009-06-10T10:59:00Z">
        <w:r w:rsidDel="009E2361">
          <w:delText>Analysis Report</w:delText>
        </w:r>
      </w:del>
    </w:p>
    <w:p w:rsidR="0008786E" w:rsidRDefault="00E63729" w:rsidP="0008786E">
      <w:pPr>
        <w:ind w:left="720"/>
        <w:rPr>
          <w:del w:id="1522" w:author="hoffman" w:date="2009-06-10T10:59:00Z"/>
        </w:rPr>
        <w:pPrChange w:id="1523" w:author="hoffman" w:date="2009-06-10T10:59:00Z">
          <w:pPr>
            <w:tabs>
              <w:tab w:val="left" w:pos="360"/>
            </w:tabs>
          </w:pPr>
        </w:pPrChange>
      </w:pPr>
      <w:del w:id="1524" w:author="hoffman" w:date="2009-06-10T10:59:00Z">
        <w:r w:rsidDel="009E2361">
          <w:tab/>
          <w:delText>Color/messages</w:delText>
        </w:r>
      </w:del>
    </w:p>
    <w:p w:rsidR="0008786E" w:rsidRDefault="00E63729" w:rsidP="0008786E">
      <w:pPr>
        <w:ind w:left="720"/>
        <w:rPr>
          <w:del w:id="1525" w:author="hoffman" w:date="2009-06-10T10:59:00Z"/>
        </w:rPr>
        <w:pPrChange w:id="1526" w:author="hoffman" w:date="2009-06-10T10:59:00Z">
          <w:pPr>
            <w:tabs>
              <w:tab w:val="left" w:pos="360"/>
            </w:tabs>
          </w:pPr>
        </w:pPrChange>
      </w:pPr>
      <w:del w:id="1527" w:author="hoffman" w:date="2009-06-10T10:59:00Z">
        <w:r w:rsidDel="009E2361">
          <w:tab/>
          <w:delText>Toolbar – graph, edit, history, sort, display</w:delText>
        </w:r>
      </w:del>
    </w:p>
    <w:p w:rsidR="0008786E" w:rsidRDefault="00E63729" w:rsidP="0008786E">
      <w:pPr>
        <w:ind w:left="720"/>
        <w:rPr>
          <w:del w:id="1528" w:author="hoffman" w:date="2009-06-10T10:59:00Z"/>
        </w:rPr>
        <w:pPrChange w:id="1529" w:author="hoffman" w:date="2009-06-10T10:59:00Z">
          <w:pPr>
            <w:tabs>
              <w:tab w:val="left" w:pos="360"/>
            </w:tabs>
          </w:pPr>
        </w:pPrChange>
      </w:pPr>
      <w:del w:id="1530" w:author="hoffman" w:date="2009-06-10T10:59:00Z">
        <w:r w:rsidDel="009E2361">
          <w:tab/>
          <w:delText>Save</w:delText>
        </w:r>
      </w:del>
    </w:p>
    <w:p w:rsidR="0008786E" w:rsidRDefault="00E63729" w:rsidP="0008786E">
      <w:pPr>
        <w:ind w:left="720"/>
        <w:rPr>
          <w:del w:id="1531" w:author="hoffman" w:date="2009-06-10T10:59:00Z"/>
        </w:rPr>
        <w:pPrChange w:id="1532" w:author="hoffman" w:date="2009-06-10T10:59:00Z">
          <w:pPr>
            <w:tabs>
              <w:tab w:val="left" w:pos="360"/>
            </w:tabs>
          </w:pPr>
        </w:pPrChange>
      </w:pPr>
      <w:del w:id="1533" w:author="hoffman" w:date="2009-06-10T10:59:00Z">
        <w:r w:rsidDel="009E2361">
          <w:tab/>
          <w:delText>Export</w:delText>
        </w:r>
      </w:del>
    </w:p>
    <w:p w:rsidR="0008786E" w:rsidRDefault="00E63729" w:rsidP="0008786E">
      <w:pPr>
        <w:ind w:left="720"/>
        <w:rPr>
          <w:del w:id="1534" w:author="hoffman" w:date="2009-06-10T10:59:00Z"/>
        </w:rPr>
        <w:pPrChange w:id="1535" w:author="hoffman" w:date="2009-06-10T10:59:00Z">
          <w:pPr>
            <w:tabs>
              <w:tab w:val="left" w:pos="360"/>
            </w:tabs>
          </w:pPr>
        </w:pPrChange>
      </w:pPr>
      <w:del w:id="1536" w:author="hoffman" w:date="2009-06-10T10:59:00Z">
        <w:r w:rsidDel="009E2361">
          <w:delText>Plots</w:delText>
        </w:r>
        <w:r w:rsidR="00C82BC5" w:rsidDel="009E2361">
          <w:delText xml:space="preserve"> - </w:delText>
        </w:r>
        <w:r w:rsidDel="009E2361">
          <w:delText>Plot window</w:delText>
        </w:r>
      </w:del>
    </w:p>
    <w:p w:rsidR="0008786E" w:rsidRDefault="00C82BC5" w:rsidP="0008786E">
      <w:pPr>
        <w:ind w:left="720"/>
        <w:rPr>
          <w:del w:id="1537" w:author="hoffman" w:date="2009-06-10T10:59:00Z"/>
        </w:rPr>
        <w:pPrChange w:id="1538" w:author="hoffman" w:date="2009-06-10T10:59:00Z">
          <w:pPr>
            <w:tabs>
              <w:tab w:val="left" w:pos="360"/>
            </w:tabs>
          </w:pPr>
        </w:pPrChange>
      </w:pPr>
      <w:del w:id="1539" w:author="hoffman" w:date="2009-06-10T10:59:00Z">
        <w:r w:rsidDel="009E2361">
          <w:tab/>
          <w:delText>Viewing</w:delText>
        </w:r>
      </w:del>
    </w:p>
    <w:p w:rsidR="0008786E" w:rsidRDefault="00E63729" w:rsidP="0008786E">
      <w:pPr>
        <w:ind w:left="720"/>
        <w:rPr>
          <w:del w:id="1540" w:author="hoffman" w:date="2009-06-10T10:59:00Z"/>
        </w:rPr>
        <w:pPrChange w:id="1541" w:author="hoffman" w:date="2009-06-10T10:59:00Z">
          <w:pPr>
            <w:tabs>
              <w:tab w:val="left" w:pos="360"/>
            </w:tabs>
          </w:pPr>
        </w:pPrChange>
      </w:pPr>
      <w:del w:id="1542" w:author="hoffman" w:date="2009-06-10T10:59:00Z">
        <w:r w:rsidDel="009E2361">
          <w:tab/>
          <w:delText>Zooming</w:delText>
        </w:r>
      </w:del>
    </w:p>
    <w:p w:rsidR="0008786E" w:rsidRDefault="00E63729" w:rsidP="0008786E">
      <w:pPr>
        <w:ind w:left="720"/>
        <w:rPr>
          <w:del w:id="1543" w:author="hoffman" w:date="2009-06-10T10:59:00Z"/>
        </w:rPr>
        <w:pPrChange w:id="1544" w:author="hoffman" w:date="2009-06-10T10:59:00Z">
          <w:pPr>
            <w:tabs>
              <w:tab w:val="left" w:pos="360"/>
            </w:tabs>
          </w:pPr>
        </w:pPrChange>
      </w:pPr>
      <w:del w:id="1545" w:author="hoffman" w:date="2009-06-10T10:59:00Z">
        <w:r w:rsidDel="009E2361">
          <w:tab/>
          <w:delText>(editing and attaching to a report file)</w:delText>
        </w:r>
      </w:del>
    </w:p>
    <w:p w:rsidR="0008786E" w:rsidRDefault="00E63729" w:rsidP="0008786E">
      <w:pPr>
        <w:ind w:left="720"/>
        <w:rPr>
          <w:del w:id="1546" w:author="hoffman" w:date="2009-06-10T10:59:00Z"/>
        </w:rPr>
        <w:pPrChange w:id="1547" w:author="hoffman" w:date="2009-06-10T10:59:00Z">
          <w:pPr>
            <w:tabs>
              <w:tab w:val="left" w:pos="360"/>
            </w:tabs>
          </w:pPr>
        </w:pPrChange>
      </w:pPr>
      <w:del w:id="1548" w:author="hoffman" w:date="2009-06-10T10:59:00Z">
        <w:r w:rsidDel="009E2361">
          <w:delText>Appendix</w:delText>
        </w:r>
      </w:del>
    </w:p>
    <w:p w:rsidR="0008786E" w:rsidRDefault="00E63729" w:rsidP="0008786E">
      <w:pPr>
        <w:ind w:left="720"/>
        <w:rPr>
          <w:del w:id="1549" w:author="hoffman" w:date="2009-06-10T10:59:00Z"/>
        </w:rPr>
        <w:pPrChange w:id="1550" w:author="hoffman" w:date="2009-06-10T10:59:00Z">
          <w:pPr>
            <w:tabs>
              <w:tab w:val="left" w:pos="360"/>
            </w:tabs>
          </w:pPr>
        </w:pPrChange>
      </w:pPr>
      <w:del w:id="1551" w:author="hoffman" w:date="2009-06-10T10:59:00Z">
        <w:r w:rsidDel="009E2361">
          <w:tab/>
          <w:delText>Mathematical Model</w:delText>
        </w:r>
      </w:del>
    </w:p>
    <w:p w:rsidR="0008786E" w:rsidRDefault="00E63729" w:rsidP="0008786E">
      <w:pPr>
        <w:ind w:left="720"/>
        <w:rPr>
          <w:del w:id="1552" w:author="hoffman" w:date="2009-06-10T10:59:00Z"/>
        </w:rPr>
        <w:pPrChange w:id="1553" w:author="hoffman" w:date="2009-06-10T10:59:00Z">
          <w:pPr>
            <w:tabs>
              <w:tab w:val="left" w:pos="360"/>
            </w:tabs>
          </w:pPr>
        </w:pPrChange>
      </w:pPr>
      <w:del w:id="1554" w:author="hoffman" w:date="2009-06-10T10:59:00Z">
        <w:r w:rsidDel="009E2361">
          <w:tab/>
          <w:delText>Source code</w:delText>
        </w:r>
      </w:del>
    </w:p>
    <w:p w:rsidR="0008786E" w:rsidRDefault="00E63729" w:rsidP="0008786E">
      <w:pPr>
        <w:ind w:left="720"/>
        <w:rPr>
          <w:del w:id="1555" w:author="hoffman" w:date="2009-06-10T10:59:00Z"/>
        </w:rPr>
        <w:pPrChange w:id="1556" w:author="hoffman" w:date="2009-06-10T10:59:00Z">
          <w:pPr>
            <w:tabs>
              <w:tab w:val="left" w:pos="360"/>
            </w:tabs>
          </w:pPr>
        </w:pPrChange>
      </w:pPr>
      <w:del w:id="1557" w:author="hoffman" w:date="2009-06-10T10:59:00Z">
        <w:r w:rsidDel="009E2361">
          <w:tab/>
        </w:r>
        <w:r w:rsidDel="009E2361">
          <w:tab/>
          <w:delText>wxWidgets</w:delText>
        </w:r>
      </w:del>
    </w:p>
    <w:p w:rsidR="0008786E" w:rsidRDefault="00E63729" w:rsidP="0008786E">
      <w:pPr>
        <w:ind w:left="720"/>
        <w:rPr>
          <w:del w:id="1558" w:author="hoffman" w:date="2009-06-10T10:59:00Z"/>
        </w:rPr>
        <w:pPrChange w:id="1559" w:author="hoffman" w:date="2009-06-10T10:59:00Z">
          <w:pPr>
            <w:tabs>
              <w:tab w:val="left" w:pos="360"/>
            </w:tabs>
          </w:pPr>
        </w:pPrChange>
      </w:pPr>
      <w:del w:id="1560" w:author="hoffman" w:date="2009-06-10T10:59:00Z">
        <w:r w:rsidDel="009E2361">
          <w:tab/>
        </w:r>
        <w:r w:rsidDel="009E2361">
          <w:tab/>
          <w:delText>wxThings</w:delText>
        </w:r>
      </w:del>
    </w:p>
    <w:p w:rsidR="0008786E" w:rsidRDefault="00E63729" w:rsidP="0008786E">
      <w:pPr>
        <w:ind w:left="720"/>
        <w:rPr>
          <w:del w:id="1561" w:author="hoffman" w:date="2009-06-10T10:59:00Z"/>
        </w:rPr>
        <w:pPrChange w:id="1562" w:author="hoffman" w:date="2009-06-10T10:59:00Z">
          <w:pPr>
            <w:tabs>
              <w:tab w:val="left" w:pos="360"/>
            </w:tabs>
          </w:pPr>
        </w:pPrChange>
      </w:pPr>
      <w:del w:id="1563" w:author="hoffman" w:date="2009-06-10T10:59:00Z">
        <w:r w:rsidDel="009E2361">
          <w:tab/>
        </w:r>
        <w:r w:rsidDel="009E2361">
          <w:tab/>
          <w:delText>wxPlotCtrl – modified by OSIRIS developers</w:delText>
        </w:r>
      </w:del>
    </w:p>
    <w:p w:rsidR="0008786E" w:rsidRDefault="0008786E" w:rsidP="0008786E">
      <w:pPr>
        <w:ind w:left="720"/>
        <w:rPr>
          <w:del w:id="1564" w:author="hoffman" w:date="2009-06-10T10:59:00Z"/>
        </w:rPr>
        <w:pPrChange w:id="1565" w:author="hoffman" w:date="2009-06-10T10:59:00Z">
          <w:pPr>
            <w:tabs>
              <w:tab w:val="left" w:pos="360"/>
            </w:tabs>
          </w:pPr>
        </w:pPrChange>
      </w:pPr>
    </w:p>
    <w:p w:rsidR="0008786E" w:rsidRDefault="0008786E" w:rsidP="0008786E">
      <w:pPr>
        <w:ind w:left="720"/>
        <w:pPrChange w:id="1566" w:author="hoffman" w:date="2009-06-10T10:59:00Z">
          <w:pPr>
            <w:tabs>
              <w:tab w:val="left" w:pos="360"/>
            </w:tabs>
          </w:pPr>
        </w:pPrChange>
      </w:pPr>
    </w:p>
    <w:sectPr w:rsidR="0008786E" w:rsidSect="00AF65F4">
      <w:headerReference w:type="default" r:id="rId53"/>
      <w:footerReference w:type="default" r:id="rId54"/>
      <w:pgSz w:w="12240" w:h="15840"/>
      <w:pgMar w:top="1440" w:right="1440" w:bottom="1440" w:left="1440" w:header="720" w:footer="720"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38" w:author="hoffman" w:date="2009-06-10T13:05:00Z" w:initials="h">
    <w:p w:rsidR="009D35CC" w:rsidRDefault="009D35CC">
      <w:pPr>
        <w:pStyle w:val="CommentText"/>
      </w:pPr>
      <w:r>
        <w:t xml:space="preserve">Need </w:t>
      </w:r>
      <w:r>
        <w:rPr>
          <w:rStyle w:val="CommentReference"/>
        </w:rPr>
        <w:annotationRef/>
      </w:r>
      <w:r>
        <w:t>Footnote</w:t>
      </w:r>
    </w:p>
  </w:comment>
  <w:comment w:id="592" w:author="hoffman" w:date="2009-05-18T16:37:00Z" w:initials="h">
    <w:p w:rsidR="009D35CC" w:rsidRDefault="009D35CC">
      <w:pPr>
        <w:pStyle w:val="CommentText"/>
      </w:pPr>
      <w:r>
        <w:rPr>
          <w:rStyle w:val="CommentReference"/>
        </w:rPr>
        <w:annotationRef/>
      </w:r>
      <w:r>
        <w:t>This cannot be reproduced with the data provided with the distribution and should not be in the "Quick Tutorial."</w:t>
      </w:r>
    </w:p>
  </w:comment>
  <w:comment w:id="643" w:author="hoffman" w:date="2009-06-10T14:05:00Z" w:initials="h">
    <w:p w:rsidR="009D35CC" w:rsidRDefault="009D35CC">
      <w:pPr>
        <w:pStyle w:val="CommentText"/>
      </w:pPr>
      <w:r>
        <w:rPr>
          <w:rStyle w:val="CommentReference"/>
        </w:rPr>
        <w:annotationRef/>
      </w:r>
      <w:r>
        <w:t>This is too small and blurry to be useful.  This tutorial does not explain how to reproduce this.</w:t>
      </w:r>
    </w:p>
  </w:comment>
  <w:comment w:id="1053" w:author="hoffman" w:date="2009-05-18T16:37:00Z" w:initials="h">
    <w:p w:rsidR="009D35CC" w:rsidRDefault="009D35CC">
      <w:pPr>
        <w:pStyle w:val="CommentText"/>
      </w:pPr>
      <w:r>
        <w:rPr>
          <w:rStyle w:val="CommentReference"/>
        </w:rPr>
        <w:annotationRef/>
      </w:r>
      <w:r>
        <w:t>This is probably not an accurate description</w:t>
      </w:r>
    </w:p>
  </w:comment>
  <w:comment w:id="1067" w:author="hoffman" w:date="2009-05-18T16:37:00Z" w:initials="h">
    <w:p w:rsidR="009D35CC" w:rsidRDefault="009D35CC">
      <w:pPr>
        <w:pStyle w:val="CommentText"/>
      </w:pPr>
      <w:r>
        <w:rPr>
          <w:rStyle w:val="CommentReference"/>
        </w:rPr>
        <w:annotationRef/>
      </w:r>
      <w:r>
        <w:t>This paragraph was moved here from the end of this section because it occurred immediately after the paragraph describing the CMF file export and appeared to be related to that paragraph.</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35CC" w:rsidRDefault="009D35CC" w:rsidP="005424E2">
      <w:r>
        <w:separator/>
      </w:r>
    </w:p>
  </w:endnote>
  <w:endnote w:type="continuationSeparator" w:id="0">
    <w:p w:rsidR="009D35CC" w:rsidRDefault="009D35CC" w:rsidP="005424E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35CC" w:rsidRDefault="009D35CC" w:rsidP="00AF65F4">
    <w:pPr>
      <w:pStyle w:val="Footer"/>
    </w:pPr>
    <w:r w:rsidRPr="00AE7582">
      <w:rPr>
        <w:rFonts w:ascii="Papyrus" w:hAnsi="Papyrus"/>
        <w:color w:val="984806" w:themeColor="accent6" w:themeShade="80"/>
        <w:sz w:val="20"/>
        <w:szCs w:val="20"/>
      </w:rPr>
      <w:t>Osiris User’s Guide</w:t>
    </w:r>
    <w:r w:rsidRPr="00AE7582">
      <w:rPr>
        <w:rFonts w:ascii="Papyrus" w:hAnsi="Papyrus"/>
        <w:color w:val="984806" w:themeColor="accent6" w:themeShade="80"/>
        <w:sz w:val="20"/>
        <w:szCs w:val="20"/>
      </w:rPr>
      <w:tab/>
    </w:r>
    <w:r w:rsidRPr="00AE7582">
      <w:rPr>
        <w:rFonts w:ascii="Papyrus" w:hAnsi="Papyrus"/>
        <w:color w:val="984806" w:themeColor="accent6" w:themeShade="80"/>
        <w:sz w:val="20"/>
        <w:szCs w:val="20"/>
      </w:rPr>
      <w:tab/>
      <w:t xml:space="preserve">Page </w:t>
    </w:r>
    <w:sdt>
      <w:sdtPr>
        <w:rPr>
          <w:rFonts w:ascii="Papyrus" w:hAnsi="Papyrus"/>
          <w:sz w:val="20"/>
          <w:szCs w:val="20"/>
        </w:rPr>
        <w:id w:val="69166137"/>
        <w:docPartObj>
          <w:docPartGallery w:val="Page Numbers (Bottom of Page)"/>
          <w:docPartUnique/>
        </w:docPartObj>
      </w:sdtPr>
      <w:sdtEndPr>
        <w:rPr>
          <w:rFonts w:ascii="Cambria" w:hAnsi="Cambria"/>
          <w:sz w:val="22"/>
          <w:szCs w:val="22"/>
        </w:rPr>
      </w:sdtEndPr>
      <w:sdtContent>
        <w:r w:rsidRPr="00AE7582">
          <w:rPr>
            <w:rFonts w:ascii="Papyrus" w:hAnsi="Papyrus"/>
            <w:color w:val="984806" w:themeColor="accent6" w:themeShade="80"/>
            <w:sz w:val="20"/>
            <w:szCs w:val="20"/>
          </w:rPr>
          <w:fldChar w:fldCharType="begin"/>
        </w:r>
        <w:r w:rsidRPr="00AE7582">
          <w:rPr>
            <w:rFonts w:ascii="Papyrus" w:hAnsi="Papyrus"/>
            <w:color w:val="984806" w:themeColor="accent6" w:themeShade="80"/>
            <w:sz w:val="20"/>
            <w:szCs w:val="20"/>
          </w:rPr>
          <w:instrText xml:space="preserve"> PAGE   \* MERGEFORMAT </w:instrText>
        </w:r>
        <w:r w:rsidRPr="00AE7582">
          <w:rPr>
            <w:rFonts w:ascii="Papyrus" w:hAnsi="Papyrus"/>
            <w:color w:val="984806" w:themeColor="accent6" w:themeShade="80"/>
            <w:sz w:val="20"/>
            <w:szCs w:val="20"/>
          </w:rPr>
          <w:fldChar w:fldCharType="separate"/>
        </w:r>
        <w:r w:rsidR="00FD7ADD">
          <w:rPr>
            <w:rFonts w:ascii="Papyrus" w:hAnsi="Papyrus"/>
            <w:noProof/>
            <w:color w:val="984806" w:themeColor="accent6" w:themeShade="80"/>
            <w:sz w:val="20"/>
            <w:szCs w:val="20"/>
          </w:rPr>
          <w:t>4</w:t>
        </w:r>
        <w:r w:rsidRPr="00AE7582">
          <w:rPr>
            <w:rFonts w:ascii="Papyrus" w:hAnsi="Papyrus"/>
            <w:color w:val="984806" w:themeColor="accent6" w:themeShade="80"/>
            <w:sz w:val="20"/>
            <w:szCs w:val="20"/>
          </w:rPr>
          <w:fldChar w:fldCharType="end"/>
        </w:r>
      </w:sdtContent>
    </w:sdt>
  </w:p>
  <w:p w:rsidR="009D35CC" w:rsidRDefault="009D35CC" w:rsidP="005424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35CC" w:rsidRDefault="009D35CC" w:rsidP="005424E2">
      <w:r>
        <w:separator/>
      </w:r>
    </w:p>
  </w:footnote>
  <w:footnote w:type="continuationSeparator" w:id="0">
    <w:p w:rsidR="009D35CC" w:rsidRDefault="009D35CC" w:rsidP="005424E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35CC" w:rsidRPr="00AF65F4" w:rsidRDefault="009D35CC" w:rsidP="00AF65F4">
    <w:pPr>
      <w:pStyle w:val="PapyrusText"/>
      <w:rPr>
        <w:sz w:val="24"/>
        <w:szCs w:val="24"/>
      </w:rPr>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997942"/>
    <w:multiLevelType w:val="hybridMultilevel"/>
    <w:tmpl w:val="4DC62880"/>
    <w:lvl w:ilvl="0" w:tplc="740C9090">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3C4D2F"/>
    <w:multiLevelType w:val="hybridMultilevel"/>
    <w:tmpl w:val="4C4421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AA8095B"/>
    <w:multiLevelType w:val="hybridMultilevel"/>
    <w:tmpl w:val="AD2A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18"/>
  <w:proofState w:spelling="clean" w:grammar="clean"/>
  <w:revisionView w:markup="0"/>
  <w:trackRevisions/>
  <w:defaultTabStop w:val="720"/>
  <w:drawingGridHorizontalSpacing w:val="110"/>
  <w:displayHorizontalDrawingGridEvery w:val="2"/>
  <w:characterSpacingControl w:val="doNotCompress"/>
  <w:hdrShapeDefaults>
    <o:shapedefaults v:ext="edit" spidmax="83969">
      <o:colormenu v:ext="edit" strokecolor="none [3213]"/>
    </o:shapedefaults>
  </w:hdrShapeDefaults>
  <w:footnotePr>
    <w:footnote w:id="-1"/>
    <w:footnote w:id="0"/>
  </w:footnotePr>
  <w:endnotePr>
    <w:endnote w:id="-1"/>
    <w:endnote w:id="0"/>
  </w:endnotePr>
  <w:compat/>
  <w:rsids>
    <w:rsidRoot w:val="00611FCC"/>
    <w:rsid w:val="00020513"/>
    <w:rsid w:val="00037B86"/>
    <w:rsid w:val="000411FB"/>
    <w:rsid w:val="00046A5E"/>
    <w:rsid w:val="00054167"/>
    <w:rsid w:val="00067B4D"/>
    <w:rsid w:val="0008786E"/>
    <w:rsid w:val="00093775"/>
    <w:rsid w:val="00096771"/>
    <w:rsid w:val="000A0937"/>
    <w:rsid w:val="000A4ECB"/>
    <w:rsid w:val="000A4FA9"/>
    <w:rsid w:val="000B2556"/>
    <w:rsid w:val="000B7CC7"/>
    <w:rsid w:val="000C0CB1"/>
    <w:rsid w:val="000D088B"/>
    <w:rsid w:val="000D39AC"/>
    <w:rsid w:val="000E55F1"/>
    <w:rsid w:val="000F03D0"/>
    <w:rsid w:val="000F3BDD"/>
    <w:rsid w:val="00100D0E"/>
    <w:rsid w:val="00103EC8"/>
    <w:rsid w:val="001203F0"/>
    <w:rsid w:val="0012147E"/>
    <w:rsid w:val="001246AB"/>
    <w:rsid w:val="0013730B"/>
    <w:rsid w:val="00151EFD"/>
    <w:rsid w:val="00163026"/>
    <w:rsid w:val="00175744"/>
    <w:rsid w:val="0018103A"/>
    <w:rsid w:val="001937BF"/>
    <w:rsid w:val="001B1ADE"/>
    <w:rsid w:val="001C1611"/>
    <w:rsid w:val="001D5B8D"/>
    <w:rsid w:val="001E6B28"/>
    <w:rsid w:val="001F18B7"/>
    <w:rsid w:val="001F220D"/>
    <w:rsid w:val="00203577"/>
    <w:rsid w:val="00211B58"/>
    <w:rsid w:val="00242594"/>
    <w:rsid w:val="0024466F"/>
    <w:rsid w:val="00245A32"/>
    <w:rsid w:val="002471EB"/>
    <w:rsid w:val="002625C7"/>
    <w:rsid w:val="00262779"/>
    <w:rsid w:val="0026739A"/>
    <w:rsid w:val="00277E1A"/>
    <w:rsid w:val="002A3E3F"/>
    <w:rsid w:val="002E7913"/>
    <w:rsid w:val="0030120F"/>
    <w:rsid w:val="00301A32"/>
    <w:rsid w:val="00305F1B"/>
    <w:rsid w:val="0032120C"/>
    <w:rsid w:val="003230FD"/>
    <w:rsid w:val="00324411"/>
    <w:rsid w:val="003259AE"/>
    <w:rsid w:val="00334C0C"/>
    <w:rsid w:val="00347BED"/>
    <w:rsid w:val="00355F35"/>
    <w:rsid w:val="00366AAD"/>
    <w:rsid w:val="00367518"/>
    <w:rsid w:val="003B3492"/>
    <w:rsid w:val="003C2FAF"/>
    <w:rsid w:val="003D7335"/>
    <w:rsid w:val="003F7246"/>
    <w:rsid w:val="0040322A"/>
    <w:rsid w:val="00406717"/>
    <w:rsid w:val="004159AA"/>
    <w:rsid w:val="00424521"/>
    <w:rsid w:val="00424D42"/>
    <w:rsid w:val="00426F6D"/>
    <w:rsid w:val="00430B92"/>
    <w:rsid w:val="00442F1D"/>
    <w:rsid w:val="00445FB5"/>
    <w:rsid w:val="004461B1"/>
    <w:rsid w:val="00453F87"/>
    <w:rsid w:val="00472F74"/>
    <w:rsid w:val="004744FA"/>
    <w:rsid w:val="004755E3"/>
    <w:rsid w:val="00477D92"/>
    <w:rsid w:val="00485300"/>
    <w:rsid w:val="0048599D"/>
    <w:rsid w:val="0048708F"/>
    <w:rsid w:val="0048796B"/>
    <w:rsid w:val="004C3783"/>
    <w:rsid w:val="004C55E0"/>
    <w:rsid w:val="004C6159"/>
    <w:rsid w:val="004D3C26"/>
    <w:rsid w:val="005025F9"/>
    <w:rsid w:val="005043A3"/>
    <w:rsid w:val="00506065"/>
    <w:rsid w:val="0051623C"/>
    <w:rsid w:val="00520F17"/>
    <w:rsid w:val="00530A1C"/>
    <w:rsid w:val="0054066D"/>
    <w:rsid w:val="005424E2"/>
    <w:rsid w:val="00542856"/>
    <w:rsid w:val="00577F9B"/>
    <w:rsid w:val="005C50B8"/>
    <w:rsid w:val="005D3E06"/>
    <w:rsid w:val="00611FCC"/>
    <w:rsid w:val="006147D8"/>
    <w:rsid w:val="006214EA"/>
    <w:rsid w:val="00631328"/>
    <w:rsid w:val="00632CAB"/>
    <w:rsid w:val="006362AC"/>
    <w:rsid w:val="006415DE"/>
    <w:rsid w:val="00646064"/>
    <w:rsid w:val="00661720"/>
    <w:rsid w:val="006621F5"/>
    <w:rsid w:val="00664AFA"/>
    <w:rsid w:val="00676EFA"/>
    <w:rsid w:val="006836D1"/>
    <w:rsid w:val="0068654A"/>
    <w:rsid w:val="006875D1"/>
    <w:rsid w:val="00693A20"/>
    <w:rsid w:val="00697846"/>
    <w:rsid w:val="006A1759"/>
    <w:rsid w:val="006B11E0"/>
    <w:rsid w:val="006B5A28"/>
    <w:rsid w:val="006C1A47"/>
    <w:rsid w:val="006C225D"/>
    <w:rsid w:val="006C712D"/>
    <w:rsid w:val="006F47C7"/>
    <w:rsid w:val="00712BC0"/>
    <w:rsid w:val="00721715"/>
    <w:rsid w:val="007265AD"/>
    <w:rsid w:val="00733536"/>
    <w:rsid w:val="00754618"/>
    <w:rsid w:val="00754916"/>
    <w:rsid w:val="00757C22"/>
    <w:rsid w:val="00760CC8"/>
    <w:rsid w:val="0077378B"/>
    <w:rsid w:val="007A2A4B"/>
    <w:rsid w:val="007A5D77"/>
    <w:rsid w:val="007C2FD1"/>
    <w:rsid w:val="00815163"/>
    <w:rsid w:val="00822AA7"/>
    <w:rsid w:val="008267D4"/>
    <w:rsid w:val="008330E2"/>
    <w:rsid w:val="00836415"/>
    <w:rsid w:val="00837F27"/>
    <w:rsid w:val="00850043"/>
    <w:rsid w:val="00853645"/>
    <w:rsid w:val="00856E5B"/>
    <w:rsid w:val="00861110"/>
    <w:rsid w:val="0087235F"/>
    <w:rsid w:val="0088280A"/>
    <w:rsid w:val="00882D82"/>
    <w:rsid w:val="008844F8"/>
    <w:rsid w:val="008918AB"/>
    <w:rsid w:val="008A1D71"/>
    <w:rsid w:val="008A2675"/>
    <w:rsid w:val="008B1148"/>
    <w:rsid w:val="008C5DA6"/>
    <w:rsid w:val="008D2BA6"/>
    <w:rsid w:val="008E0634"/>
    <w:rsid w:val="008E667D"/>
    <w:rsid w:val="008F0347"/>
    <w:rsid w:val="00931B1C"/>
    <w:rsid w:val="00945C46"/>
    <w:rsid w:val="00947A72"/>
    <w:rsid w:val="00950CE7"/>
    <w:rsid w:val="00953E82"/>
    <w:rsid w:val="0095432B"/>
    <w:rsid w:val="009653DB"/>
    <w:rsid w:val="00974512"/>
    <w:rsid w:val="00977943"/>
    <w:rsid w:val="00984FA3"/>
    <w:rsid w:val="00997259"/>
    <w:rsid w:val="009A2252"/>
    <w:rsid w:val="009A4802"/>
    <w:rsid w:val="009B0483"/>
    <w:rsid w:val="009D01C3"/>
    <w:rsid w:val="009D075A"/>
    <w:rsid w:val="009D2C02"/>
    <w:rsid w:val="009D35CC"/>
    <w:rsid w:val="009D37FB"/>
    <w:rsid w:val="009D44EB"/>
    <w:rsid w:val="009E1F32"/>
    <w:rsid w:val="009E2361"/>
    <w:rsid w:val="00A125CC"/>
    <w:rsid w:val="00A260B2"/>
    <w:rsid w:val="00A302A0"/>
    <w:rsid w:val="00A533AA"/>
    <w:rsid w:val="00A74FB9"/>
    <w:rsid w:val="00A86E70"/>
    <w:rsid w:val="00A94FBE"/>
    <w:rsid w:val="00AB2B47"/>
    <w:rsid w:val="00AB6649"/>
    <w:rsid w:val="00AB7BF4"/>
    <w:rsid w:val="00AC4EFE"/>
    <w:rsid w:val="00AD038E"/>
    <w:rsid w:val="00AE7582"/>
    <w:rsid w:val="00AF65ED"/>
    <w:rsid w:val="00AF65F4"/>
    <w:rsid w:val="00B07AC2"/>
    <w:rsid w:val="00B1027C"/>
    <w:rsid w:val="00B11EBD"/>
    <w:rsid w:val="00B253CD"/>
    <w:rsid w:val="00B33528"/>
    <w:rsid w:val="00B46938"/>
    <w:rsid w:val="00B60D93"/>
    <w:rsid w:val="00B67695"/>
    <w:rsid w:val="00B744BB"/>
    <w:rsid w:val="00B7607C"/>
    <w:rsid w:val="00B809EB"/>
    <w:rsid w:val="00B83640"/>
    <w:rsid w:val="00B95CC0"/>
    <w:rsid w:val="00B96C7A"/>
    <w:rsid w:val="00B97657"/>
    <w:rsid w:val="00BD2FC4"/>
    <w:rsid w:val="00C03F35"/>
    <w:rsid w:val="00C06D83"/>
    <w:rsid w:val="00C104E8"/>
    <w:rsid w:val="00C12659"/>
    <w:rsid w:val="00C162C2"/>
    <w:rsid w:val="00C22E13"/>
    <w:rsid w:val="00C309A3"/>
    <w:rsid w:val="00C33340"/>
    <w:rsid w:val="00C44612"/>
    <w:rsid w:val="00C5085C"/>
    <w:rsid w:val="00C50FBA"/>
    <w:rsid w:val="00C80000"/>
    <w:rsid w:val="00C82BC5"/>
    <w:rsid w:val="00C908B3"/>
    <w:rsid w:val="00CA35C2"/>
    <w:rsid w:val="00CA4885"/>
    <w:rsid w:val="00CB4853"/>
    <w:rsid w:val="00CB7C17"/>
    <w:rsid w:val="00CD5386"/>
    <w:rsid w:val="00D11259"/>
    <w:rsid w:val="00D214DC"/>
    <w:rsid w:val="00D30441"/>
    <w:rsid w:val="00D34941"/>
    <w:rsid w:val="00D55352"/>
    <w:rsid w:val="00D57C05"/>
    <w:rsid w:val="00D71556"/>
    <w:rsid w:val="00D80B80"/>
    <w:rsid w:val="00D96D85"/>
    <w:rsid w:val="00DA76B7"/>
    <w:rsid w:val="00DB428F"/>
    <w:rsid w:val="00DC00D9"/>
    <w:rsid w:val="00DD59F4"/>
    <w:rsid w:val="00DE0AFF"/>
    <w:rsid w:val="00DE6B93"/>
    <w:rsid w:val="00DF255A"/>
    <w:rsid w:val="00DF47B0"/>
    <w:rsid w:val="00E004D2"/>
    <w:rsid w:val="00E24A4D"/>
    <w:rsid w:val="00E439BE"/>
    <w:rsid w:val="00E461AE"/>
    <w:rsid w:val="00E56EFD"/>
    <w:rsid w:val="00E62578"/>
    <w:rsid w:val="00E63729"/>
    <w:rsid w:val="00E8775E"/>
    <w:rsid w:val="00E95E5B"/>
    <w:rsid w:val="00EA208D"/>
    <w:rsid w:val="00EB3DED"/>
    <w:rsid w:val="00EB56BD"/>
    <w:rsid w:val="00EE2D84"/>
    <w:rsid w:val="00EE3D60"/>
    <w:rsid w:val="00F11467"/>
    <w:rsid w:val="00F25E2F"/>
    <w:rsid w:val="00F27A39"/>
    <w:rsid w:val="00F3653C"/>
    <w:rsid w:val="00F72BB8"/>
    <w:rsid w:val="00F732C9"/>
    <w:rsid w:val="00F86B20"/>
    <w:rsid w:val="00FB78C1"/>
    <w:rsid w:val="00FC43F1"/>
    <w:rsid w:val="00FC5992"/>
    <w:rsid w:val="00FD7A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3969">
      <o:colormenu v:ext="edit" strokecolor="none [3213]"/>
    </o:shapedefaults>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24E2"/>
    <w:rPr>
      <w:rFonts w:ascii="Cambria" w:hAnsi="Cambria"/>
    </w:rPr>
  </w:style>
  <w:style w:type="paragraph" w:styleId="Heading1">
    <w:name w:val="heading 1"/>
    <w:basedOn w:val="Normal"/>
    <w:next w:val="Normal"/>
    <w:link w:val="Heading1Char"/>
    <w:uiPriority w:val="9"/>
    <w:qFormat/>
    <w:rsid w:val="00AE7582"/>
    <w:pPr>
      <w:keepNext/>
      <w:keepLines/>
      <w:spacing w:before="480" w:after="160"/>
      <w:outlineLvl w:val="0"/>
    </w:pPr>
    <w:rPr>
      <w:rFonts w:ascii="Papyrus" w:eastAsiaTheme="majorEastAsia" w:hAnsi="Papyrus" w:cstheme="majorBidi"/>
      <w:b/>
      <w:bCs/>
      <w:color w:val="984806" w:themeColor="accent6" w:themeShade="80"/>
      <w:sz w:val="36"/>
      <w:szCs w:val="28"/>
    </w:rPr>
  </w:style>
  <w:style w:type="paragraph" w:styleId="Heading2">
    <w:name w:val="heading 2"/>
    <w:basedOn w:val="Normal"/>
    <w:next w:val="Normal"/>
    <w:link w:val="Heading2Char"/>
    <w:uiPriority w:val="9"/>
    <w:unhideWhenUsed/>
    <w:qFormat/>
    <w:rsid w:val="00984FA3"/>
    <w:pPr>
      <w:keepNext/>
      <w:keepLines/>
      <w:spacing w:before="80" w:after="80"/>
      <w:outlineLvl w:val="1"/>
    </w:pPr>
    <w:rPr>
      <w:rFonts w:ascii="Papyrus" w:eastAsiaTheme="majorEastAsia" w:hAnsi="Papyrus" w:cstheme="majorBidi"/>
      <w:b/>
      <w:bCs/>
      <w:color w:val="74370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582"/>
    <w:rPr>
      <w:rFonts w:ascii="Papyrus" w:eastAsiaTheme="majorEastAsia" w:hAnsi="Papyrus" w:cstheme="majorBidi"/>
      <w:b/>
      <w:bCs/>
      <w:color w:val="984806" w:themeColor="accent6" w:themeShade="80"/>
      <w:sz w:val="36"/>
      <w:szCs w:val="28"/>
    </w:rPr>
  </w:style>
  <w:style w:type="character" w:styleId="Hyperlink">
    <w:name w:val="Hyperlink"/>
    <w:basedOn w:val="DefaultParagraphFont"/>
    <w:uiPriority w:val="99"/>
    <w:unhideWhenUsed/>
    <w:rsid w:val="00997259"/>
    <w:rPr>
      <w:color w:val="17365D" w:themeColor="text2" w:themeShade="BF"/>
      <w:u w:val="single"/>
    </w:rPr>
  </w:style>
  <w:style w:type="character" w:styleId="FollowedHyperlink">
    <w:name w:val="FollowedHyperlink"/>
    <w:basedOn w:val="DefaultParagraphFont"/>
    <w:uiPriority w:val="99"/>
    <w:semiHidden/>
    <w:unhideWhenUsed/>
    <w:rsid w:val="00997259"/>
    <w:rPr>
      <w:color w:val="800080" w:themeColor="followedHyperlink"/>
      <w:u w:val="single"/>
    </w:rPr>
  </w:style>
  <w:style w:type="paragraph" w:styleId="TOC1">
    <w:name w:val="toc 1"/>
    <w:basedOn w:val="Normal"/>
    <w:next w:val="Normal"/>
    <w:link w:val="TOC1Char"/>
    <w:autoRedefine/>
    <w:uiPriority w:val="39"/>
    <w:unhideWhenUsed/>
    <w:rsid w:val="00C33340"/>
    <w:pPr>
      <w:tabs>
        <w:tab w:val="right" w:leader="dot" w:pos="9350"/>
      </w:tabs>
      <w:spacing w:after="100"/>
    </w:pPr>
  </w:style>
  <w:style w:type="paragraph" w:styleId="BalloonText">
    <w:name w:val="Balloon Text"/>
    <w:basedOn w:val="Normal"/>
    <w:link w:val="BalloonTextChar"/>
    <w:uiPriority w:val="99"/>
    <w:semiHidden/>
    <w:unhideWhenUsed/>
    <w:rsid w:val="00C44612"/>
    <w:rPr>
      <w:rFonts w:ascii="Tahoma" w:hAnsi="Tahoma" w:cs="Tahoma"/>
      <w:sz w:val="16"/>
      <w:szCs w:val="16"/>
    </w:rPr>
  </w:style>
  <w:style w:type="character" w:customStyle="1" w:styleId="BalloonTextChar">
    <w:name w:val="Balloon Text Char"/>
    <w:basedOn w:val="DefaultParagraphFont"/>
    <w:link w:val="BalloonText"/>
    <w:uiPriority w:val="99"/>
    <w:semiHidden/>
    <w:rsid w:val="00C44612"/>
    <w:rPr>
      <w:rFonts w:ascii="Tahoma" w:hAnsi="Tahoma" w:cs="Tahoma"/>
      <w:sz w:val="16"/>
      <w:szCs w:val="16"/>
    </w:rPr>
  </w:style>
  <w:style w:type="paragraph" w:customStyle="1" w:styleId="PapyrusText">
    <w:name w:val="Papyrus Text"/>
    <w:basedOn w:val="Normal"/>
    <w:link w:val="PapyrusTextChar"/>
    <w:qFormat/>
    <w:rsid w:val="00931B1C"/>
    <w:pPr>
      <w:jc w:val="center"/>
    </w:pPr>
    <w:rPr>
      <w:rFonts w:ascii="Papyrus" w:hAnsi="Papyrus"/>
      <w:b/>
      <w:color w:val="984806" w:themeColor="accent6" w:themeShade="80"/>
      <w:sz w:val="32"/>
      <w:szCs w:val="32"/>
    </w:rPr>
  </w:style>
  <w:style w:type="paragraph" w:styleId="Header">
    <w:name w:val="header"/>
    <w:basedOn w:val="Normal"/>
    <w:link w:val="HeaderChar"/>
    <w:uiPriority w:val="99"/>
    <w:semiHidden/>
    <w:unhideWhenUsed/>
    <w:rsid w:val="00301A32"/>
    <w:pPr>
      <w:tabs>
        <w:tab w:val="center" w:pos="4680"/>
        <w:tab w:val="right" w:pos="9360"/>
      </w:tabs>
    </w:pPr>
  </w:style>
  <w:style w:type="character" w:customStyle="1" w:styleId="PapyrusTextChar">
    <w:name w:val="Papyrus Text Char"/>
    <w:basedOn w:val="DefaultParagraphFont"/>
    <w:link w:val="PapyrusText"/>
    <w:rsid w:val="00931B1C"/>
    <w:rPr>
      <w:rFonts w:ascii="Papyrus" w:hAnsi="Papyrus"/>
      <w:b/>
      <w:color w:val="984806" w:themeColor="accent6" w:themeShade="80"/>
      <w:sz w:val="32"/>
      <w:szCs w:val="32"/>
    </w:rPr>
  </w:style>
  <w:style w:type="character" w:customStyle="1" w:styleId="HeaderChar">
    <w:name w:val="Header Char"/>
    <w:basedOn w:val="DefaultParagraphFont"/>
    <w:link w:val="Header"/>
    <w:uiPriority w:val="99"/>
    <w:semiHidden/>
    <w:rsid w:val="00301A32"/>
    <w:rPr>
      <w:rFonts w:ascii="Cambria" w:hAnsi="Cambria"/>
    </w:rPr>
  </w:style>
  <w:style w:type="paragraph" w:styleId="Footer">
    <w:name w:val="footer"/>
    <w:basedOn w:val="Normal"/>
    <w:link w:val="FooterChar"/>
    <w:uiPriority w:val="99"/>
    <w:unhideWhenUsed/>
    <w:rsid w:val="00301A32"/>
    <w:pPr>
      <w:tabs>
        <w:tab w:val="center" w:pos="4680"/>
        <w:tab w:val="right" w:pos="9360"/>
      </w:tabs>
    </w:pPr>
  </w:style>
  <w:style w:type="character" w:customStyle="1" w:styleId="FooterChar">
    <w:name w:val="Footer Char"/>
    <w:basedOn w:val="DefaultParagraphFont"/>
    <w:link w:val="Footer"/>
    <w:uiPriority w:val="99"/>
    <w:rsid w:val="00301A32"/>
    <w:rPr>
      <w:rFonts w:ascii="Cambria" w:hAnsi="Cambria"/>
    </w:rPr>
  </w:style>
  <w:style w:type="character" w:customStyle="1" w:styleId="Heading2Char">
    <w:name w:val="Heading 2 Char"/>
    <w:basedOn w:val="DefaultParagraphFont"/>
    <w:link w:val="Heading2"/>
    <w:uiPriority w:val="9"/>
    <w:rsid w:val="00984FA3"/>
    <w:rPr>
      <w:rFonts w:ascii="Papyrus" w:eastAsiaTheme="majorEastAsia" w:hAnsi="Papyrus" w:cstheme="majorBidi"/>
      <w:b/>
      <w:bCs/>
      <w:color w:val="743704"/>
      <w:szCs w:val="26"/>
    </w:rPr>
  </w:style>
  <w:style w:type="paragraph" w:styleId="TOC2">
    <w:name w:val="toc 2"/>
    <w:basedOn w:val="Normal"/>
    <w:next w:val="Normal"/>
    <w:link w:val="TOC2Char"/>
    <w:autoRedefine/>
    <w:uiPriority w:val="39"/>
    <w:unhideWhenUsed/>
    <w:rsid w:val="009D35CC"/>
    <w:pPr>
      <w:tabs>
        <w:tab w:val="right" w:leader="dot" w:pos="9360"/>
      </w:tabs>
      <w:spacing w:after="100"/>
      <w:ind w:left="220"/>
      <w:pPrChange w:id="0" w:author="hoffman" w:date="2009-11-23T15:55:00Z">
        <w:pPr>
          <w:tabs>
            <w:tab w:val="right" w:leader="dot" w:pos="9360"/>
          </w:tabs>
          <w:spacing w:after="100"/>
          <w:ind w:left="220"/>
        </w:pPr>
      </w:pPrChange>
    </w:pPr>
    <w:rPr>
      <w:rFonts w:ascii="Papyrus" w:hAnsi="Papyrus"/>
      <w:noProof/>
      <w:color w:val="984806" w:themeColor="accent6" w:themeShade="80"/>
      <w:rPrChange w:id="0" w:author="hoffman" w:date="2009-11-23T15:55:00Z">
        <w:rPr>
          <w:rFonts w:ascii="Cambria" w:eastAsiaTheme="minorHAnsi" w:hAnsi="Cambria" w:cstheme="minorBidi"/>
          <w:sz w:val="22"/>
          <w:szCs w:val="22"/>
          <w:lang w:val="en-US" w:eastAsia="en-US" w:bidi="ar-SA"/>
        </w:rPr>
      </w:rPrChange>
    </w:rPr>
  </w:style>
  <w:style w:type="paragraph" w:customStyle="1" w:styleId="Heading1TOC">
    <w:name w:val="Heading 1 TOC"/>
    <w:link w:val="Heading1TOCChar"/>
    <w:qFormat/>
    <w:rsid w:val="00163026"/>
    <w:pPr>
      <w:jc w:val="center"/>
    </w:pPr>
    <w:rPr>
      <w:rFonts w:asciiTheme="majorHAnsi" w:eastAsiaTheme="majorEastAsia" w:hAnsiTheme="majorHAnsi" w:cstheme="majorBidi"/>
      <w:b/>
      <w:bCs/>
      <w:sz w:val="36"/>
      <w:szCs w:val="28"/>
    </w:rPr>
  </w:style>
  <w:style w:type="paragraph" w:customStyle="1" w:styleId="ImageCentered">
    <w:name w:val="ImageCentered"/>
    <w:basedOn w:val="Normal"/>
    <w:link w:val="ImageCenteredChar"/>
    <w:qFormat/>
    <w:rsid w:val="00F11467"/>
    <w:pPr>
      <w:jc w:val="center"/>
    </w:pPr>
  </w:style>
  <w:style w:type="character" w:customStyle="1" w:styleId="Heading1TOCChar">
    <w:name w:val="Heading 1 TOC Char"/>
    <w:basedOn w:val="Heading1Char"/>
    <w:link w:val="Heading1TOC"/>
    <w:rsid w:val="00163026"/>
  </w:style>
  <w:style w:type="character" w:customStyle="1" w:styleId="ImageCenteredChar">
    <w:name w:val="ImageCentered Char"/>
    <w:basedOn w:val="DefaultParagraphFont"/>
    <w:link w:val="ImageCentered"/>
    <w:rsid w:val="00F11467"/>
    <w:rPr>
      <w:rFonts w:ascii="Cambria" w:hAnsi="Cambria"/>
    </w:rPr>
  </w:style>
  <w:style w:type="paragraph" w:customStyle="1" w:styleId="NormalFixed">
    <w:name w:val="Normal Fixed"/>
    <w:basedOn w:val="Normal"/>
    <w:link w:val="NormalFixedChar"/>
    <w:qFormat/>
    <w:rsid w:val="00C5085C"/>
    <w:pPr>
      <w:pPrChange w:id="1" w:author="hoffman" w:date="2009-06-10T14:02:00Z">
        <w:pPr/>
      </w:pPrChange>
    </w:pPr>
    <w:rPr>
      <w:rFonts w:ascii="Courier New" w:hAnsi="Courier New" w:cs="Courier New"/>
      <w:szCs w:val="24"/>
      <w:rPrChange w:id="1" w:author="hoffman" w:date="2009-06-10T14:02:00Z">
        <w:rPr>
          <w:rFonts w:ascii="Courier New" w:eastAsiaTheme="minorHAnsi" w:hAnsi="Courier New" w:cs="Courier New"/>
          <w:sz w:val="24"/>
          <w:szCs w:val="24"/>
          <w:lang w:val="en-US" w:eastAsia="en-US" w:bidi="ar-SA"/>
        </w:rPr>
      </w:rPrChange>
    </w:rPr>
  </w:style>
  <w:style w:type="paragraph" w:customStyle="1" w:styleId="RedNotes">
    <w:name w:val="Red Notes"/>
    <w:basedOn w:val="Normal"/>
    <w:link w:val="RedNotesChar"/>
    <w:qFormat/>
    <w:rsid w:val="00067B4D"/>
    <w:rPr>
      <w:color w:val="C00000"/>
    </w:rPr>
  </w:style>
  <w:style w:type="character" w:customStyle="1" w:styleId="NormalFixedChar">
    <w:name w:val="Normal Fixed Char"/>
    <w:basedOn w:val="DefaultParagraphFont"/>
    <w:link w:val="NormalFixed"/>
    <w:rsid w:val="00C5085C"/>
    <w:rPr>
      <w:rFonts w:ascii="Courier New" w:hAnsi="Courier New" w:cs="Courier New"/>
      <w:szCs w:val="24"/>
    </w:rPr>
  </w:style>
  <w:style w:type="character" w:customStyle="1" w:styleId="RedNotesChar">
    <w:name w:val="Red Notes Char"/>
    <w:basedOn w:val="DefaultParagraphFont"/>
    <w:link w:val="RedNotes"/>
    <w:rsid w:val="00067B4D"/>
    <w:rPr>
      <w:rFonts w:ascii="Cambria" w:hAnsi="Cambria"/>
      <w:color w:val="C00000"/>
    </w:rPr>
  </w:style>
  <w:style w:type="paragraph" w:customStyle="1" w:styleId="Spacer">
    <w:name w:val="Spacer"/>
    <w:basedOn w:val="Normal"/>
    <w:link w:val="SpacerChar"/>
    <w:qFormat/>
    <w:rsid w:val="00D96D85"/>
    <w:rPr>
      <w:sz w:val="8"/>
      <w:szCs w:val="8"/>
    </w:rPr>
  </w:style>
  <w:style w:type="character" w:customStyle="1" w:styleId="SpacerChar">
    <w:name w:val="Spacer Char"/>
    <w:basedOn w:val="DefaultParagraphFont"/>
    <w:link w:val="Spacer"/>
    <w:rsid w:val="00D96D85"/>
    <w:rPr>
      <w:rFonts w:ascii="Cambria" w:hAnsi="Cambria"/>
      <w:sz w:val="8"/>
      <w:szCs w:val="8"/>
    </w:rPr>
  </w:style>
  <w:style w:type="paragraph" w:styleId="ListParagraph">
    <w:name w:val="List Paragraph"/>
    <w:basedOn w:val="Normal"/>
    <w:uiPriority w:val="34"/>
    <w:qFormat/>
    <w:rsid w:val="00CB4853"/>
    <w:pPr>
      <w:ind w:left="720"/>
      <w:contextualSpacing/>
    </w:pPr>
  </w:style>
  <w:style w:type="paragraph" w:styleId="DocumentMap">
    <w:name w:val="Document Map"/>
    <w:basedOn w:val="Normal"/>
    <w:link w:val="DocumentMapChar"/>
    <w:uiPriority w:val="99"/>
    <w:semiHidden/>
    <w:unhideWhenUsed/>
    <w:rsid w:val="00984FA3"/>
    <w:rPr>
      <w:rFonts w:ascii="Tahoma" w:hAnsi="Tahoma" w:cs="Tahoma"/>
      <w:sz w:val="16"/>
      <w:szCs w:val="16"/>
    </w:rPr>
  </w:style>
  <w:style w:type="character" w:customStyle="1" w:styleId="DocumentMapChar">
    <w:name w:val="Document Map Char"/>
    <w:basedOn w:val="DefaultParagraphFont"/>
    <w:link w:val="DocumentMap"/>
    <w:uiPriority w:val="99"/>
    <w:semiHidden/>
    <w:rsid w:val="00984FA3"/>
    <w:rPr>
      <w:rFonts w:ascii="Tahoma" w:hAnsi="Tahoma" w:cs="Tahoma"/>
      <w:sz w:val="16"/>
      <w:szCs w:val="16"/>
    </w:rPr>
  </w:style>
  <w:style w:type="character" w:styleId="CommentReference">
    <w:name w:val="annotation reference"/>
    <w:basedOn w:val="DefaultParagraphFont"/>
    <w:uiPriority w:val="99"/>
    <w:semiHidden/>
    <w:unhideWhenUsed/>
    <w:rsid w:val="008267D4"/>
    <w:rPr>
      <w:sz w:val="16"/>
      <w:szCs w:val="16"/>
    </w:rPr>
  </w:style>
  <w:style w:type="paragraph" w:styleId="CommentText">
    <w:name w:val="annotation text"/>
    <w:basedOn w:val="Normal"/>
    <w:link w:val="CommentTextChar"/>
    <w:uiPriority w:val="99"/>
    <w:semiHidden/>
    <w:unhideWhenUsed/>
    <w:rsid w:val="008267D4"/>
    <w:rPr>
      <w:sz w:val="20"/>
      <w:szCs w:val="20"/>
    </w:rPr>
  </w:style>
  <w:style w:type="character" w:customStyle="1" w:styleId="CommentTextChar">
    <w:name w:val="Comment Text Char"/>
    <w:basedOn w:val="DefaultParagraphFont"/>
    <w:link w:val="CommentText"/>
    <w:uiPriority w:val="99"/>
    <w:semiHidden/>
    <w:rsid w:val="008267D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8267D4"/>
    <w:rPr>
      <w:b/>
      <w:bCs/>
    </w:rPr>
  </w:style>
  <w:style w:type="character" w:customStyle="1" w:styleId="CommentSubjectChar">
    <w:name w:val="Comment Subject Char"/>
    <w:basedOn w:val="CommentTextChar"/>
    <w:link w:val="CommentSubject"/>
    <w:uiPriority w:val="99"/>
    <w:semiHidden/>
    <w:rsid w:val="008267D4"/>
    <w:rPr>
      <w:b/>
      <w:bCs/>
    </w:rPr>
  </w:style>
  <w:style w:type="paragraph" w:styleId="Revision">
    <w:name w:val="Revision"/>
    <w:hidden/>
    <w:uiPriority w:val="99"/>
    <w:semiHidden/>
    <w:rsid w:val="008267D4"/>
    <w:rPr>
      <w:rFonts w:ascii="Cambria" w:hAnsi="Cambria"/>
    </w:rPr>
  </w:style>
  <w:style w:type="paragraph" w:customStyle="1" w:styleId="TOC">
    <w:name w:val="TOC"/>
    <w:basedOn w:val="TOC1"/>
    <w:link w:val="TOCChar"/>
    <w:qFormat/>
    <w:rsid w:val="009D37FB"/>
    <w:rPr>
      <w:rFonts w:ascii="Papyrus" w:hAnsi="Papyrus"/>
      <w:noProof/>
      <w:color w:val="743704"/>
    </w:rPr>
  </w:style>
  <w:style w:type="paragraph" w:customStyle="1" w:styleId="TOCIndent">
    <w:name w:val="TOC Indent"/>
    <w:basedOn w:val="TOC2"/>
    <w:link w:val="TOCIndentChar"/>
    <w:qFormat/>
    <w:rsid w:val="009D37FB"/>
    <w:rPr>
      <w:color w:val="743704"/>
    </w:rPr>
  </w:style>
  <w:style w:type="character" w:customStyle="1" w:styleId="TOC1Char">
    <w:name w:val="TOC 1 Char"/>
    <w:basedOn w:val="DefaultParagraphFont"/>
    <w:link w:val="TOC1"/>
    <w:uiPriority w:val="39"/>
    <w:rsid w:val="009D37FB"/>
    <w:rPr>
      <w:rFonts w:ascii="Cambria" w:hAnsi="Cambria"/>
    </w:rPr>
  </w:style>
  <w:style w:type="character" w:customStyle="1" w:styleId="TOCChar">
    <w:name w:val="TOC Char"/>
    <w:basedOn w:val="TOC1Char"/>
    <w:link w:val="TOC"/>
    <w:rsid w:val="009D37FB"/>
    <w:rPr>
      <w:rFonts w:ascii="Papyrus" w:hAnsi="Papyrus"/>
      <w:noProof/>
      <w:color w:val="743704"/>
    </w:rPr>
  </w:style>
  <w:style w:type="character" w:customStyle="1" w:styleId="TOC2Char">
    <w:name w:val="TOC 2 Char"/>
    <w:basedOn w:val="DefaultParagraphFont"/>
    <w:link w:val="TOC2"/>
    <w:uiPriority w:val="39"/>
    <w:rsid w:val="009D35CC"/>
    <w:rPr>
      <w:rFonts w:ascii="Papyrus" w:hAnsi="Papyrus"/>
      <w:noProof/>
      <w:color w:val="984806" w:themeColor="accent6" w:themeShade="80"/>
    </w:rPr>
  </w:style>
  <w:style w:type="character" w:customStyle="1" w:styleId="TOCIndentChar">
    <w:name w:val="TOC Indent Char"/>
    <w:basedOn w:val="TOC2Char"/>
    <w:link w:val="TOCIndent"/>
    <w:rsid w:val="009D37F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cbi.nlm.nih.gov/projects/SNP/osiris"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ncbi.nlm.nih.gov/projects/SNP/osiris"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cstl.nist.gov/div831/strbas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hyperlink" Target="mailto:forensics@ncbi.nlm.nih.gov"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ncbi.nlm.nih.gov/projects/SNP/osiri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40B858-3662-42C6-96D4-C87D3777A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27</Pages>
  <Words>7316</Words>
  <Characters>41707</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NCBI</Company>
  <LinksUpToDate>false</LinksUpToDate>
  <CharactersWithSpaces>48926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hoffman</dc:creator>
  <cp:keywords/>
  <dc:description/>
  <cp:lastModifiedBy>hoffman</cp:lastModifiedBy>
  <cp:revision>19</cp:revision>
  <cp:lastPrinted>2009-11-23T20:59:00Z</cp:lastPrinted>
  <dcterms:created xsi:type="dcterms:W3CDTF">2009-06-10T14:58:00Z</dcterms:created>
  <dcterms:modified xsi:type="dcterms:W3CDTF">2009-11-23T21:00:00Z</dcterms:modified>
</cp:coreProperties>
</file>